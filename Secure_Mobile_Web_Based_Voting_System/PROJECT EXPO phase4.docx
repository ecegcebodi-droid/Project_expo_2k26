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6DB3" w14:textId="77777777" w:rsidR="00A22B17" w:rsidRPr="0002185B" w:rsidRDefault="00A22B17" w:rsidP="00A22B17">
      <w:pPr>
        <w:jc w:val="center"/>
        <w:rPr>
          <w:rFonts w:ascii="Britannic Bold" w:hAnsi="Britannic Bold"/>
          <w:color w:val="501549" w:themeColor="accent5" w:themeShade="80"/>
          <w:sz w:val="96"/>
          <w:szCs w:val="96"/>
          <w:lang w:val="en-US"/>
        </w:rPr>
      </w:pPr>
      <w:r w:rsidRPr="0002185B">
        <w:rPr>
          <w:rFonts w:ascii="Britannic Bold" w:hAnsi="Britannic Bold"/>
          <w:color w:val="501549" w:themeColor="accent5" w:themeShade="80"/>
          <w:sz w:val="96"/>
          <w:szCs w:val="96"/>
          <w:lang w:val="en-US"/>
        </w:rPr>
        <w:t>PROJECT EXPO-26</w:t>
      </w:r>
    </w:p>
    <w:p w14:paraId="5F7F57D9" w14:textId="51FECD85" w:rsidR="00A22B17" w:rsidRPr="0002185B" w:rsidRDefault="00A22B17" w:rsidP="00A22B17">
      <w:pPr>
        <w:jc w:val="center"/>
        <w:rPr>
          <w:color w:val="3A3A3A" w:themeColor="background2" w:themeShade="40"/>
          <w:sz w:val="44"/>
          <w:szCs w:val="44"/>
          <w:lang w:val="en-US"/>
        </w:rPr>
      </w:pPr>
      <w:r w:rsidRPr="0002185B">
        <w:rPr>
          <w:color w:val="3A3A3A" w:themeColor="background2" w:themeShade="40"/>
          <w:sz w:val="44"/>
          <w:szCs w:val="44"/>
          <w:lang w:val="en-US"/>
        </w:rPr>
        <w:t xml:space="preserve">PHASE </w:t>
      </w:r>
      <w:r>
        <w:rPr>
          <w:color w:val="3A3A3A" w:themeColor="background2" w:themeShade="40"/>
          <w:sz w:val="44"/>
          <w:szCs w:val="44"/>
          <w:lang w:val="en-US"/>
        </w:rPr>
        <w:t>4:</w:t>
      </w:r>
      <w:r w:rsidRPr="00A22B17">
        <w:t xml:space="preserve"> </w:t>
      </w:r>
      <w:r w:rsidRPr="00A22B17">
        <w:rPr>
          <w:color w:val="3A3A3A" w:themeColor="background2" w:themeShade="40"/>
          <w:sz w:val="44"/>
          <w:szCs w:val="44"/>
          <w:lang w:val="en-US"/>
        </w:rPr>
        <w:t>Prototype Development Review (PDR</w:t>
      </w:r>
      <w:proofErr w:type="gramStart"/>
      <w:r w:rsidRPr="00A22B17">
        <w:rPr>
          <w:color w:val="3A3A3A" w:themeColor="background2" w:themeShade="40"/>
          <w:sz w:val="44"/>
          <w:szCs w:val="44"/>
          <w:lang w:val="en-US"/>
        </w:rPr>
        <w:t>),Deliverables</w:t>
      </w:r>
      <w:proofErr w:type="gramEnd"/>
    </w:p>
    <w:p w14:paraId="335A085C" w14:textId="77777777" w:rsidR="00A22B17" w:rsidRDefault="00A22B17" w:rsidP="00A22B17">
      <w:pPr>
        <w:jc w:val="center"/>
        <w:rPr>
          <w:lang w:val="en-US"/>
        </w:rPr>
      </w:pPr>
    </w:p>
    <w:p w14:paraId="1FFF73D0" w14:textId="77777777" w:rsidR="00A22B17" w:rsidRDefault="00A22B17" w:rsidP="00A22B17">
      <w:pPr>
        <w:jc w:val="center"/>
        <w:rPr>
          <w:rFonts w:ascii="Algerian" w:hAnsi="Algerian"/>
          <w:sz w:val="56"/>
          <w:szCs w:val="56"/>
          <w:lang w:val="en-US"/>
        </w:rPr>
      </w:pPr>
    </w:p>
    <w:p w14:paraId="260AA37E" w14:textId="77777777" w:rsidR="00A22B17" w:rsidRPr="0002185B" w:rsidRDefault="00A22B17" w:rsidP="00A22B17">
      <w:pPr>
        <w:jc w:val="center"/>
        <w:rPr>
          <w:rFonts w:ascii="Algerian" w:hAnsi="Algerian" w:cs="Arial"/>
          <w:color w:val="0E2841" w:themeColor="text2"/>
          <w:sz w:val="56"/>
          <w:szCs w:val="56"/>
          <w:lang w:val="en-US"/>
        </w:rPr>
      </w:pPr>
      <w:r w:rsidRPr="0002185B">
        <w:rPr>
          <w:rFonts w:ascii="Algerian" w:hAnsi="Algerian"/>
          <w:color w:val="0E2841" w:themeColor="text2"/>
          <w:sz w:val="56"/>
          <w:szCs w:val="56"/>
          <w:lang w:val="en-US"/>
        </w:rPr>
        <w:t>SECURE MOBILE WEB-BASED REMOTE VOTING SYSTEM</w:t>
      </w:r>
    </w:p>
    <w:p w14:paraId="012EE3B5" w14:textId="77777777" w:rsidR="00A22B17" w:rsidRDefault="00A22B17" w:rsidP="00A22B17">
      <w:pPr>
        <w:rPr>
          <w:rFonts w:ascii="Agency FB" w:hAnsi="Agency FB" w:cs="Arial"/>
          <w:b/>
          <w:bCs/>
          <w:sz w:val="48"/>
          <w:szCs w:val="48"/>
          <w:lang w:val="en-US"/>
        </w:rPr>
      </w:pPr>
    </w:p>
    <w:p w14:paraId="7EE23C70" w14:textId="77777777" w:rsidR="00A22B17" w:rsidRDefault="00A22B17" w:rsidP="00A22B17">
      <w:pPr>
        <w:rPr>
          <w:rFonts w:ascii="Agency FB" w:hAnsi="Agency FB" w:cs="Arial"/>
          <w:b/>
          <w:bCs/>
          <w:sz w:val="48"/>
          <w:szCs w:val="48"/>
          <w:lang w:val="en-US"/>
        </w:rPr>
      </w:pPr>
    </w:p>
    <w:p w14:paraId="4835A2E7" w14:textId="77777777" w:rsidR="00A22B17" w:rsidRDefault="00A22B17" w:rsidP="00A22B17">
      <w:pPr>
        <w:rPr>
          <w:rFonts w:ascii="Agency FB" w:hAnsi="Agency FB" w:cs="Arial"/>
          <w:b/>
          <w:bCs/>
          <w:sz w:val="48"/>
          <w:szCs w:val="48"/>
          <w:lang w:val="en-US"/>
        </w:rPr>
      </w:pPr>
    </w:p>
    <w:p w14:paraId="4CB753DB" w14:textId="77777777" w:rsidR="00A22B17" w:rsidRDefault="00A22B17" w:rsidP="00A22B17">
      <w:pPr>
        <w:rPr>
          <w:rFonts w:ascii="Agency FB" w:hAnsi="Agency FB" w:cs="Arial"/>
          <w:b/>
          <w:bCs/>
          <w:sz w:val="48"/>
          <w:szCs w:val="48"/>
          <w:lang w:val="en-US"/>
        </w:rPr>
      </w:pPr>
    </w:p>
    <w:p w14:paraId="3018CD87" w14:textId="77777777" w:rsidR="00A22B17" w:rsidRPr="0002185B" w:rsidRDefault="00A22B17" w:rsidP="00A22B17">
      <w:pPr>
        <w:rPr>
          <w:rFonts w:ascii="Agency FB" w:hAnsi="Agency FB" w:cs="Arial"/>
          <w:b/>
          <w:bCs/>
          <w:color w:val="3333FF"/>
          <w:sz w:val="48"/>
          <w:szCs w:val="48"/>
          <w:lang w:val="en-US"/>
        </w:rPr>
      </w:pPr>
      <w:r w:rsidRPr="0002185B">
        <w:rPr>
          <w:rFonts w:ascii="Agency FB" w:hAnsi="Agency FB" w:cs="Arial"/>
          <w:b/>
          <w:bCs/>
          <w:color w:val="BF4E14" w:themeColor="accent2" w:themeShade="BF"/>
          <w:sz w:val="48"/>
          <w:szCs w:val="48"/>
          <w:lang w:val="en-US"/>
        </w:rPr>
        <w:t>Team Members</w:t>
      </w:r>
      <w:r w:rsidRPr="0002185B">
        <w:rPr>
          <w:rFonts w:ascii="Arial" w:hAnsi="Arial" w:cs="Arial"/>
          <w:b/>
          <w:bCs/>
          <w:color w:val="BF4E14" w:themeColor="accent2" w:themeShade="BF"/>
          <w:sz w:val="48"/>
          <w:szCs w:val="48"/>
          <w:lang w:val="en-US"/>
        </w:rPr>
        <w:t>:</w:t>
      </w:r>
      <w:r>
        <w:rPr>
          <w:rFonts w:ascii="Arial" w:hAnsi="Arial" w:cs="Arial"/>
          <w:b/>
          <w:bCs/>
          <w:sz w:val="48"/>
          <w:szCs w:val="48"/>
          <w:lang w:val="en-US"/>
        </w:rPr>
        <w:t xml:space="preserve"> </w:t>
      </w:r>
      <w:r w:rsidRPr="0002185B">
        <w:rPr>
          <w:rFonts w:ascii="Agency FB" w:hAnsi="Agency FB" w:cs="Arial"/>
          <w:b/>
          <w:bCs/>
          <w:color w:val="3333FF"/>
          <w:sz w:val="48"/>
          <w:szCs w:val="48"/>
          <w:lang w:val="en-US"/>
        </w:rPr>
        <w:t xml:space="preserve">Vaishika T.A, </w:t>
      </w:r>
      <w:proofErr w:type="spellStart"/>
      <w:r w:rsidRPr="0002185B">
        <w:rPr>
          <w:rFonts w:ascii="Agency FB" w:hAnsi="Agency FB" w:cs="Arial"/>
          <w:b/>
          <w:bCs/>
          <w:color w:val="3333FF"/>
          <w:sz w:val="48"/>
          <w:szCs w:val="48"/>
          <w:lang w:val="en-US"/>
        </w:rPr>
        <w:t>Ezhilvizhi</w:t>
      </w:r>
      <w:proofErr w:type="spellEnd"/>
      <w:r w:rsidRPr="0002185B">
        <w:rPr>
          <w:rFonts w:ascii="Agency FB" w:hAnsi="Agency FB" w:cs="Arial"/>
          <w:b/>
          <w:bCs/>
          <w:color w:val="3333FF"/>
          <w:sz w:val="48"/>
          <w:szCs w:val="48"/>
          <w:lang w:val="en-US"/>
        </w:rPr>
        <w:t xml:space="preserve"> R,</w:t>
      </w:r>
    </w:p>
    <w:p w14:paraId="42918D22" w14:textId="77777777" w:rsidR="00A22B17" w:rsidRPr="0002185B" w:rsidRDefault="00A22B17" w:rsidP="00A22B17">
      <w:pPr>
        <w:rPr>
          <w:rFonts w:ascii="Agency FB" w:hAnsi="Agency FB" w:cs="Arial"/>
          <w:b/>
          <w:bCs/>
          <w:color w:val="3333FF"/>
          <w:sz w:val="48"/>
          <w:szCs w:val="48"/>
          <w:lang w:val="en-US"/>
        </w:rPr>
      </w:pPr>
      <w:r>
        <w:rPr>
          <w:rFonts w:ascii="Agency FB" w:hAnsi="Agency FB" w:cs="Arial"/>
          <w:b/>
          <w:bCs/>
          <w:color w:val="3333FF"/>
          <w:sz w:val="48"/>
          <w:szCs w:val="48"/>
          <w:lang w:val="en-US"/>
        </w:rPr>
        <w:t xml:space="preserve">                            </w:t>
      </w:r>
      <w:proofErr w:type="spellStart"/>
      <w:r w:rsidRPr="0002185B">
        <w:rPr>
          <w:rFonts w:ascii="Agency FB" w:hAnsi="Agency FB" w:cs="Arial"/>
          <w:b/>
          <w:bCs/>
          <w:color w:val="3333FF"/>
          <w:sz w:val="48"/>
          <w:szCs w:val="48"/>
          <w:lang w:val="en-US"/>
        </w:rPr>
        <w:t>Babykarthika</w:t>
      </w:r>
      <w:proofErr w:type="spellEnd"/>
      <w:r w:rsidRPr="0002185B">
        <w:rPr>
          <w:rFonts w:ascii="Agency FB" w:hAnsi="Agency FB" w:cs="Arial"/>
          <w:b/>
          <w:bCs/>
          <w:color w:val="3333FF"/>
          <w:sz w:val="48"/>
          <w:szCs w:val="48"/>
          <w:lang w:val="en-US"/>
        </w:rPr>
        <w:t xml:space="preserve"> S</w:t>
      </w:r>
    </w:p>
    <w:p w14:paraId="64E02A11" w14:textId="77777777" w:rsidR="00A22B17" w:rsidRPr="009C223F" w:rsidRDefault="00A22B17" w:rsidP="00A22B17">
      <w:pPr>
        <w:rPr>
          <w:rFonts w:ascii="Agency FB" w:hAnsi="Agency FB"/>
          <w:lang w:val="en-US"/>
        </w:rPr>
      </w:pPr>
    </w:p>
    <w:p w14:paraId="363A954D" w14:textId="77777777" w:rsidR="009136C8" w:rsidRDefault="009136C8"/>
    <w:p w14:paraId="3EB2A314" w14:textId="77777777" w:rsidR="002C4053" w:rsidRDefault="002C4053"/>
    <w:p w14:paraId="058497C2" w14:textId="77777777" w:rsidR="002C4053" w:rsidRDefault="002C4053"/>
    <w:p w14:paraId="0DDB4632" w14:textId="77777777" w:rsidR="002C4053" w:rsidRDefault="002C4053"/>
    <w:p w14:paraId="7FAED39E" w14:textId="77777777" w:rsidR="002C4053" w:rsidRDefault="002C4053"/>
    <w:p w14:paraId="09F295E5" w14:textId="475DAA36" w:rsidR="002C4053" w:rsidRDefault="002C4053" w:rsidP="002C4053">
      <w:pPr>
        <w:rPr>
          <w:rFonts w:ascii="Britannic Bold" w:hAnsi="Britannic Bold"/>
          <w:sz w:val="40"/>
          <w:szCs w:val="40"/>
        </w:rPr>
      </w:pPr>
      <w:r>
        <w:rPr>
          <w:rFonts w:ascii="Britannic Bold" w:hAnsi="Britannic Bold"/>
          <w:sz w:val="40"/>
          <w:szCs w:val="40"/>
        </w:rPr>
        <w:lastRenderedPageBreak/>
        <w:t>Working Prototype-Version 1:</w:t>
      </w:r>
    </w:p>
    <w:p w14:paraId="1552613C" w14:textId="77777777" w:rsidR="002C4053" w:rsidRDefault="002C4053" w:rsidP="002C4053">
      <w:pPr>
        <w:rPr>
          <w:rFonts w:ascii="Britannic Bold" w:hAnsi="Britannic Bold"/>
          <w:sz w:val="40"/>
          <w:szCs w:val="40"/>
        </w:rPr>
      </w:pPr>
    </w:p>
    <w:p w14:paraId="7643D30B" w14:textId="4225212C" w:rsidR="00E5273B" w:rsidRPr="00CF380D" w:rsidRDefault="00E5273B" w:rsidP="00E5273B">
      <w:pPr>
        <w:pStyle w:val="ListParagraph"/>
        <w:numPr>
          <w:ilvl w:val="1"/>
          <w:numId w:val="1"/>
        </w:numPr>
        <w:rPr>
          <w:rFonts w:ascii="Aparajita" w:hAnsi="Aparajita" w:cs="Aparajita"/>
          <w:sz w:val="40"/>
          <w:szCs w:val="40"/>
        </w:rPr>
      </w:pPr>
      <w:r w:rsidRPr="00E5273B">
        <w:rPr>
          <w:rFonts w:ascii="Aparajita" w:hAnsi="Aparajita" w:cs="Aparajita"/>
          <w:sz w:val="40"/>
          <w:szCs w:val="40"/>
        </w:rPr>
        <w:t>Home Page</w:t>
      </w:r>
    </w:p>
    <w:p w14:paraId="25218CDF" w14:textId="2AA2624A" w:rsidR="002C4053" w:rsidRDefault="00E5273B">
      <w:r>
        <w:rPr>
          <w:rFonts w:ascii="Aparajita" w:hAnsi="Aparajita" w:cs="Aparajita"/>
          <w:noProof/>
          <w:sz w:val="40"/>
          <w:szCs w:val="40"/>
        </w:rPr>
        <w:drawing>
          <wp:inline distT="0" distB="0" distL="0" distR="0" wp14:anchorId="32A16EB3" wp14:editId="50EF7942">
            <wp:extent cx="5731510" cy="2725508"/>
            <wp:effectExtent l="0" t="0" r="2540" b="0"/>
            <wp:docPr id="156494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43128" name="Picture 15649431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25508"/>
                    </a:xfrm>
                    <a:prstGeom prst="rect">
                      <a:avLst/>
                    </a:prstGeom>
                  </pic:spPr>
                </pic:pic>
              </a:graphicData>
            </a:graphic>
          </wp:inline>
        </w:drawing>
      </w:r>
    </w:p>
    <w:p w14:paraId="29F1F10F" w14:textId="3C7C378E" w:rsidR="00E5273B" w:rsidRDefault="00E5273B" w:rsidP="00E5273B">
      <w:r>
        <w:t>Figure 1: home page of the Secure Mobile Web-based Remote voting system</w:t>
      </w:r>
    </w:p>
    <w:p w14:paraId="441DC12A" w14:textId="77777777" w:rsidR="00E5273B" w:rsidRDefault="00E5273B" w:rsidP="00E5273B"/>
    <w:p w14:paraId="7154E8D0" w14:textId="2972463D" w:rsidR="00E5273B" w:rsidRDefault="00E5273B" w:rsidP="00E5273B">
      <w:pPr>
        <w:pStyle w:val="ListParagraph"/>
        <w:numPr>
          <w:ilvl w:val="1"/>
          <w:numId w:val="1"/>
        </w:numPr>
        <w:rPr>
          <w:rFonts w:ascii="Aparajita" w:hAnsi="Aparajita" w:cs="Aparajita"/>
          <w:sz w:val="40"/>
          <w:szCs w:val="40"/>
        </w:rPr>
      </w:pPr>
      <w:r>
        <w:rPr>
          <w:rFonts w:ascii="Aparajita" w:hAnsi="Aparajita" w:cs="Aparajita"/>
          <w:sz w:val="40"/>
          <w:szCs w:val="40"/>
        </w:rPr>
        <w:t>Voter Authentication</w:t>
      </w:r>
    </w:p>
    <w:p w14:paraId="587E29A9" w14:textId="5CBE0DE2" w:rsidR="00E5273B" w:rsidRPr="00E5273B" w:rsidRDefault="00E5273B" w:rsidP="00E5273B">
      <w:pPr>
        <w:pStyle w:val="ListParagraph"/>
        <w:rPr>
          <w:rFonts w:ascii="Aparajita" w:hAnsi="Aparajita" w:cs="Aparajita"/>
          <w:sz w:val="40"/>
          <w:szCs w:val="40"/>
        </w:rPr>
      </w:pPr>
      <w:r>
        <w:rPr>
          <w:rFonts w:ascii="Aparajita" w:hAnsi="Aparajita" w:cs="Aparajita"/>
          <w:noProof/>
          <w:sz w:val="40"/>
          <w:szCs w:val="40"/>
        </w:rPr>
        <w:drawing>
          <wp:inline distT="0" distB="0" distL="0" distR="0" wp14:anchorId="02278F37" wp14:editId="3C924BE1">
            <wp:extent cx="5217129" cy="2867660"/>
            <wp:effectExtent l="0" t="0" r="3175" b="8890"/>
            <wp:docPr id="1109717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17812" name="Picture 11097178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86661" cy="2905879"/>
                    </a:xfrm>
                    <a:prstGeom prst="rect">
                      <a:avLst/>
                    </a:prstGeom>
                  </pic:spPr>
                </pic:pic>
              </a:graphicData>
            </a:graphic>
          </wp:inline>
        </w:drawing>
      </w:r>
    </w:p>
    <w:p w14:paraId="3A11CE1E" w14:textId="391817D5" w:rsidR="00E5273B" w:rsidRDefault="00E5273B" w:rsidP="00E5273B">
      <w:r>
        <w:t>Figure 2: Registered representatives login interface</w:t>
      </w:r>
    </w:p>
    <w:p w14:paraId="48618A89" w14:textId="77777777" w:rsidR="00CF380D" w:rsidRPr="00E5273B" w:rsidRDefault="00CF380D" w:rsidP="00E5273B"/>
    <w:p w14:paraId="65B78B64" w14:textId="2326294F" w:rsidR="00E66FC3" w:rsidRPr="00E66FC3" w:rsidRDefault="00E66FC3" w:rsidP="00E5273B">
      <w:pPr>
        <w:pStyle w:val="ListParagraph"/>
        <w:numPr>
          <w:ilvl w:val="1"/>
          <w:numId w:val="1"/>
        </w:numPr>
        <w:rPr>
          <w:rFonts w:ascii="Aparajita" w:hAnsi="Aparajita" w:cs="Aparajita"/>
          <w:sz w:val="40"/>
          <w:szCs w:val="40"/>
        </w:rPr>
      </w:pPr>
      <w:r>
        <w:rPr>
          <w:rFonts w:ascii="Aparajita" w:hAnsi="Aparajita" w:cs="Aparajita"/>
          <w:sz w:val="40"/>
          <w:szCs w:val="40"/>
        </w:rPr>
        <w:lastRenderedPageBreak/>
        <w:t xml:space="preserve">Voter </w:t>
      </w:r>
      <w:r w:rsidR="00CF380D">
        <w:rPr>
          <w:rFonts w:ascii="Aparajita" w:hAnsi="Aparajita" w:cs="Aparajita"/>
          <w:sz w:val="40"/>
          <w:szCs w:val="40"/>
        </w:rPr>
        <w:t>Login</w:t>
      </w:r>
    </w:p>
    <w:p w14:paraId="4DFBEA39" w14:textId="330519B2" w:rsidR="00E5273B" w:rsidRDefault="00E5273B" w:rsidP="00E5273B">
      <w:r>
        <w:rPr>
          <w:noProof/>
        </w:rPr>
        <w:drawing>
          <wp:inline distT="0" distB="0" distL="0" distR="0" wp14:anchorId="60A1FA37" wp14:editId="26FB093B">
            <wp:extent cx="5731510" cy="2876550"/>
            <wp:effectExtent l="0" t="0" r="2540" b="0"/>
            <wp:docPr id="29925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5427" name="Picture 299254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07F26261" w14:textId="58852969" w:rsidR="00CF380D" w:rsidRDefault="00CF380D" w:rsidP="00E5273B">
      <w:pPr>
        <w:tabs>
          <w:tab w:val="left" w:pos="3948"/>
        </w:tabs>
      </w:pPr>
      <w:r>
        <w:t>Figure 3: This page features the voter sign-in screen where users enter their username and password to log into the voting system.</w:t>
      </w:r>
    </w:p>
    <w:p w14:paraId="790765B7" w14:textId="77777777" w:rsidR="00CF380D" w:rsidRDefault="00CF380D" w:rsidP="00E5273B">
      <w:pPr>
        <w:tabs>
          <w:tab w:val="left" w:pos="3948"/>
        </w:tabs>
        <w:rPr>
          <w:rFonts w:ascii="Aparajita" w:hAnsi="Aparajita" w:cs="Aparajita"/>
          <w:sz w:val="40"/>
          <w:szCs w:val="40"/>
        </w:rPr>
      </w:pPr>
    </w:p>
    <w:p w14:paraId="6A7A03F8" w14:textId="1DEAC1F9" w:rsidR="00E5273B" w:rsidRPr="00CF380D" w:rsidRDefault="00CF380D" w:rsidP="00E5273B">
      <w:pPr>
        <w:tabs>
          <w:tab w:val="left" w:pos="3948"/>
        </w:tabs>
        <w:rPr>
          <w:rFonts w:ascii="Aparajita" w:hAnsi="Aparajita" w:cs="Aparajita"/>
          <w:sz w:val="40"/>
          <w:szCs w:val="40"/>
        </w:rPr>
      </w:pPr>
      <w:r w:rsidRPr="00CF380D">
        <w:rPr>
          <w:rFonts w:ascii="Aparajita" w:hAnsi="Aparajita" w:cs="Aparajita"/>
          <w:sz w:val="40"/>
          <w:szCs w:val="40"/>
        </w:rPr>
        <w:t xml:space="preserve">1.4 </w:t>
      </w:r>
      <w:r>
        <w:rPr>
          <w:rFonts w:ascii="Aparajita" w:hAnsi="Aparajita" w:cs="Aparajita"/>
          <w:sz w:val="40"/>
          <w:szCs w:val="40"/>
        </w:rPr>
        <w:t>Voter Dashboard</w:t>
      </w:r>
      <w:r w:rsidR="00E5273B" w:rsidRPr="00CF380D">
        <w:rPr>
          <w:rFonts w:ascii="Aparajita" w:hAnsi="Aparajita" w:cs="Aparajita"/>
          <w:sz w:val="40"/>
          <w:szCs w:val="40"/>
        </w:rPr>
        <w:tab/>
      </w:r>
    </w:p>
    <w:p w14:paraId="4549871D" w14:textId="77777777" w:rsidR="00E5273B" w:rsidRDefault="00E5273B" w:rsidP="00E5273B">
      <w:pPr>
        <w:tabs>
          <w:tab w:val="left" w:pos="1668"/>
        </w:tabs>
      </w:pPr>
      <w:r>
        <w:rPr>
          <w:noProof/>
        </w:rPr>
        <w:drawing>
          <wp:inline distT="0" distB="0" distL="0" distR="0" wp14:anchorId="2D638352" wp14:editId="2C35CCB5">
            <wp:extent cx="5731510" cy="2889885"/>
            <wp:effectExtent l="0" t="0" r="2540" b="5715"/>
            <wp:docPr id="309709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09341" name="Picture 3097093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89885"/>
                    </a:xfrm>
                    <a:prstGeom prst="rect">
                      <a:avLst/>
                    </a:prstGeom>
                  </pic:spPr>
                </pic:pic>
              </a:graphicData>
            </a:graphic>
          </wp:inline>
        </w:drawing>
      </w:r>
    </w:p>
    <w:p w14:paraId="64CACD74" w14:textId="2AD73A77" w:rsidR="00E5273B" w:rsidRDefault="00CF380D" w:rsidP="00E5273B">
      <w:pPr>
        <w:tabs>
          <w:tab w:val="left" w:pos="1668"/>
        </w:tabs>
      </w:pPr>
      <w:r>
        <w:t>Figure 4: This page displays the voter dashboard containing the user’s profile details and options to start voting.</w:t>
      </w:r>
    </w:p>
    <w:p w14:paraId="42ABE589" w14:textId="4C7C94AA" w:rsidR="00E5273B" w:rsidRPr="00461B90" w:rsidRDefault="00E5273B" w:rsidP="00E5273B">
      <w:pPr>
        <w:tabs>
          <w:tab w:val="left" w:pos="1668"/>
        </w:tabs>
        <w:rPr>
          <w:b/>
          <w:bCs/>
          <w:color w:val="0D0D0D" w:themeColor="text1" w:themeTint="F2"/>
        </w:rPr>
      </w:pPr>
    </w:p>
    <w:p w14:paraId="5761C430" w14:textId="77777777" w:rsidR="00CF380D" w:rsidRDefault="00CF380D" w:rsidP="00CF380D"/>
    <w:p w14:paraId="7E669D63" w14:textId="7402D362" w:rsidR="005D54B8" w:rsidRPr="00CF380D" w:rsidRDefault="00CF380D" w:rsidP="00CF380D">
      <w:pPr>
        <w:rPr>
          <w:ins w:id="0" w:author="Microsoft Word" w:date="2026-09-14T16:50:00Z" w16du:dateUtc="2026-09-14T11:20:00Z"/>
          <w:rFonts w:ascii="Aparajita" w:hAnsi="Aparajita" w:cs="Aparajita"/>
          <w:sz w:val="40"/>
          <w:szCs w:val="40"/>
        </w:rPr>
      </w:pPr>
      <w:r w:rsidRPr="00CF380D">
        <w:rPr>
          <w:rFonts w:ascii="Aparajita" w:hAnsi="Aparajita" w:cs="Aparajita"/>
          <w:sz w:val="40"/>
          <w:szCs w:val="40"/>
        </w:rPr>
        <w:t>1.5</w:t>
      </w:r>
      <w:r>
        <w:t xml:space="preserve"> </w:t>
      </w:r>
      <w:r w:rsidR="00461B90" w:rsidRPr="00CF380D">
        <w:rPr>
          <w:rFonts w:ascii="Aparajita" w:hAnsi="Aparajita" w:cs="Aparajita"/>
          <w:sz w:val="40"/>
          <w:szCs w:val="40"/>
        </w:rPr>
        <w:t>Candidate Selection Panel</w:t>
      </w:r>
    </w:p>
    <w:p w14:paraId="20E3F94D" w14:textId="77777777" w:rsidR="00F24ADD" w:rsidRDefault="00E5273B" w:rsidP="00F24ADD">
      <w:pPr>
        <w:tabs>
          <w:tab w:val="left" w:pos="1668"/>
        </w:tabs>
      </w:pPr>
      <w:r>
        <w:rPr>
          <w:noProof/>
        </w:rPr>
        <w:drawing>
          <wp:inline distT="0" distB="0" distL="0" distR="0" wp14:anchorId="3207B3A0" wp14:editId="03CB6030">
            <wp:extent cx="5731510" cy="2887345"/>
            <wp:effectExtent l="0" t="0" r="2540" b="8255"/>
            <wp:docPr id="939051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51629" name="Picture 9390516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87345"/>
                    </a:xfrm>
                    <a:prstGeom prst="rect">
                      <a:avLst/>
                    </a:prstGeom>
                  </pic:spPr>
                </pic:pic>
              </a:graphicData>
            </a:graphic>
          </wp:inline>
        </w:drawing>
      </w:r>
      <w:r w:rsidR="00F24ADD" w:rsidRPr="00F24ADD">
        <w:t xml:space="preserve"> </w:t>
      </w:r>
    </w:p>
    <w:p w14:paraId="6757125B" w14:textId="3D4F8649" w:rsidR="00F24ADD" w:rsidRDefault="00F24ADD" w:rsidP="00E5273B">
      <w:pPr>
        <w:tabs>
          <w:tab w:val="left" w:pos="1668"/>
        </w:tabs>
      </w:pPr>
      <w:r>
        <w:t>Figure 5: This screen shows the digital ballot interface displaying all eligible candidates available for selection.</w:t>
      </w:r>
    </w:p>
    <w:p w14:paraId="5182F656" w14:textId="77777777" w:rsidR="00F24ADD" w:rsidRDefault="00F24ADD" w:rsidP="00E5273B">
      <w:pPr>
        <w:tabs>
          <w:tab w:val="left" w:pos="1668"/>
        </w:tabs>
      </w:pPr>
    </w:p>
    <w:p w14:paraId="2C8C1266" w14:textId="4DA07886" w:rsidR="000A35DE" w:rsidRPr="00F24ADD" w:rsidRDefault="00F24ADD" w:rsidP="00E5273B">
      <w:pPr>
        <w:tabs>
          <w:tab w:val="left" w:pos="1668"/>
        </w:tabs>
        <w:rPr>
          <w:rFonts w:ascii="Aparajita" w:hAnsi="Aparajita" w:cs="Aparajita"/>
          <w:sz w:val="40"/>
          <w:szCs w:val="40"/>
        </w:rPr>
      </w:pPr>
      <w:r w:rsidRPr="00F24ADD">
        <w:rPr>
          <w:rFonts w:ascii="Aparajita" w:hAnsi="Aparajita" w:cs="Aparajita"/>
          <w:sz w:val="40"/>
          <w:szCs w:val="40"/>
        </w:rPr>
        <w:t>1.</w:t>
      </w:r>
      <w:r>
        <w:rPr>
          <w:rFonts w:ascii="Aparajita" w:hAnsi="Aparajita" w:cs="Aparajita"/>
          <w:sz w:val="40"/>
          <w:szCs w:val="40"/>
        </w:rPr>
        <w:t>6</w:t>
      </w:r>
      <w:r w:rsidRPr="00F24ADD">
        <w:rPr>
          <w:rFonts w:ascii="Aparajita" w:hAnsi="Aparajita" w:cs="Aparajita"/>
          <w:sz w:val="40"/>
          <w:szCs w:val="40"/>
        </w:rPr>
        <w:t xml:space="preserve"> Vote Confirmation Interface</w:t>
      </w:r>
      <w:r w:rsidR="00E5273B" w:rsidRPr="00F24ADD">
        <w:rPr>
          <w:rFonts w:ascii="Aparajita" w:hAnsi="Aparajita" w:cs="Aparajita"/>
          <w:sz w:val="40"/>
          <w:szCs w:val="40"/>
        </w:rPr>
        <w:tab/>
      </w:r>
    </w:p>
    <w:p w14:paraId="13F0C8F4" w14:textId="3E957786" w:rsidR="00E5273B" w:rsidRDefault="00E5273B" w:rsidP="00E5273B">
      <w:pPr>
        <w:tabs>
          <w:tab w:val="left" w:pos="1668"/>
        </w:tabs>
      </w:pPr>
      <w:r>
        <w:rPr>
          <w:noProof/>
        </w:rPr>
        <w:drawing>
          <wp:inline distT="0" distB="0" distL="0" distR="0" wp14:anchorId="5AAB8BEB" wp14:editId="1E8D09F3">
            <wp:extent cx="4792980" cy="2403925"/>
            <wp:effectExtent l="0" t="0" r="7620" b="0"/>
            <wp:docPr id="259377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77738" name="Picture 2593777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7389" cy="2416167"/>
                    </a:xfrm>
                    <a:prstGeom prst="rect">
                      <a:avLst/>
                    </a:prstGeom>
                  </pic:spPr>
                </pic:pic>
              </a:graphicData>
            </a:graphic>
          </wp:inline>
        </w:drawing>
      </w:r>
    </w:p>
    <w:p w14:paraId="5C0CE694" w14:textId="24137774" w:rsidR="00F24ADD" w:rsidRDefault="00F24ADD" w:rsidP="00E5273B">
      <w:pPr>
        <w:tabs>
          <w:tab w:val="left" w:pos="2268"/>
        </w:tabs>
      </w:pPr>
      <w:r>
        <w:t>Figure 6: This screen prompts the voter review and confirm their selected candidate before officially submitting the vote.</w:t>
      </w:r>
    </w:p>
    <w:p w14:paraId="1CFB4599" w14:textId="77777777" w:rsidR="00532F19" w:rsidRDefault="00532F19" w:rsidP="00E5273B">
      <w:pPr>
        <w:tabs>
          <w:tab w:val="left" w:pos="2268"/>
        </w:tabs>
        <w:rPr>
          <w:ins w:id="1" w:author="Microsoft Word" w:date="2026-09-14T16:50:00Z" w16du:dateUtc="2026-09-14T11:20:00Z"/>
        </w:rPr>
      </w:pPr>
    </w:p>
    <w:p w14:paraId="1D2B6040" w14:textId="77777777" w:rsidR="00F24ADD" w:rsidRDefault="00F24ADD" w:rsidP="00F24ADD">
      <w:pPr>
        <w:rPr>
          <w:rFonts w:ascii="Aparajita" w:hAnsi="Aparajita" w:cs="Aparajita"/>
          <w:sz w:val="40"/>
          <w:szCs w:val="40"/>
        </w:rPr>
      </w:pPr>
    </w:p>
    <w:p w14:paraId="24E62050" w14:textId="1EBC6D7C" w:rsidR="00E5273B" w:rsidRPr="00F24ADD" w:rsidRDefault="00F24ADD" w:rsidP="00F24ADD">
      <w:pPr>
        <w:rPr>
          <w:rFonts w:ascii="Aparajita" w:hAnsi="Aparajita" w:cs="Aparajita"/>
          <w:sz w:val="40"/>
          <w:szCs w:val="40"/>
        </w:rPr>
      </w:pPr>
      <w:r>
        <w:rPr>
          <w:rFonts w:ascii="Aparajita" w:hAnsi="Aparajita" w:cs="Aparajita"/>
          <w:sz w:val="40"/>
          <w:szCs w:val="40"/>
        </w:rPr>
        <w:lastRenderedPageBreak/>
        <w:t>1.7 Admin Dashboard:</w:t>
      </w:r>
      <w:r w:rsidR="00E5273B">
        <w:tab/>
      </w:r>
    </w:p>
    <w:p w14:paraId="00944646" w14:textId="260B2EFD" w:rsidR="00E5273B" w:rsidRDefault="00E5273B" w:rsidP="00E5273B">
      <w:pPr>
        <w:tabs>
          <w:tab w:val="left" w:pos="2268"/>
        </w:tabs>
      </w:pPr>
      <w:r>
        <w:rPr>
          <w:noProof/>
        </w:rPr>
        <w:drawing>
          <wp:inline distT="0" distB="0" distL="0" distR="0" wp14:anchorId="161678B4" wp14:editId="428314B5">
            <wp:extent cx="4349163" cy="3504000"/>
            <wp:effectExtent l="0" t="0" r="0" b="1270"/>
            <wp:docPr id="1954010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0920" name="Picture 19540109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1987" cy="3530446"/>
                    </a:xfrm>
                    <a:prstGeom prst="rect">
                      <a:avLst/>
                    </a:prstGeom>
                  </pic:spPr>
                </pic:pic>
              </a:graphicData>
            </a:graphic>
          </wp:inline>
        </w:drawing>
      </w:r>
    </w:p>
    <w:p w14:paraId="321EF340" w14:textId="2EAC3FEB" w:rsidR="00F24ADD" w:rsidRDefault="00F24ADD" w:rsidP="00E5273B">
      <w:r>
        <w:t>Figure 7: This interface allows administrators to view live voting results, displaying the exact percentage of total votes received by each candidate.</w:t>
      </w:r>
    </w:p>
    <w:p w14:paraId="48988642" w14:textId="77777777" w:rsidR="00F24ADD" w:rsidRDefault="00F24ADD" w:rsidP="00E5273B"/>
    <w:p w14:paraId="52EEBC68" w14:textId="6C422AC6" w:rsidR="00F24ADD" w:rsidRPr="00F24ADD" w:rsidRDefault="00F24ADD" w:rsidP="00E5273B">
      <w:pPr>
        <w:rPr>
          <w:rFonts w:ascii="Aparajita" w:hAnsi="Aparajita" w:cs="Aparajita"/>
          <w:sz w:val="40"/>
          <w:szCs w:val="40"/>
        </w:rPr>
      </w:pPr>
      <w:r w:rsidRPr="00F24ADD">
        <w:rPr>
          <w:rFonts w:ascii="Aparajita" w:hAnsi="Aparajita" w:cs="Aparajita"/>
          <w:sz w:val="40"/>
          <w:szCs w:val="40"/>
        </w:rPr>
        <w:t>1.</w:t>
      </w:r>
      <w:r>
        <w:rPr>
          <w:rFonts w:ascii="Aparajita" w:hAnsi="Aparajita" w:cs="Aparajita"/>
          <w:sz w:val="40"/>
          <w:szCs w:val="40"/>
        </w:rPr>
        <w:t>8</w:t>
      </w:r>
      <w:r w:rsidRPr="00F24ADD">
        <w:rPr>
          <w:rFonts w:ascii="Aparajita" w:hAnsi="Aparajita" w:cs="Aparajita"/>
          <w:sz w:val="40"/>
          <w:szCs w:val="40"/>
        </w:rPr>
        <w:t xml:space="preserve"> Session Logout</w:t>
      </w:r>
    </w:p>
    <w:p w14:paraId="68E4CC93" w14:textId="77777777" w:rsidR="00E5273B" w:rsidRDefault="00E5273B" w:rsidP="00E5273B">
      <w:pPr>
        <w:tabs>
          <w:tab w:val="left" w:pos="1092"/>
        </w:tabs>
      </w:pPr>
      <w:r>
        <w:rPr>
          <w:noProof/>
        </w:rPr>
        <w:drawing>
          <wp:inline distT="0" distB="0" distL="0" distR="0" wp14:anchorId="45ACCC45" wp14:editId="4730994A">
            <wp:extent cx="3857385" cy="2788548"/>
            <wp:effectExtent l="0" t="0" r="0" b="0"/>
            <wp:docPr id="319296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96987" name="Picture 3192969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78656" cy="2803925"/>
                    </a:xfrm>
                    <a:prstGeom prst="rect">
                      <a:avLst/>
                    </a:prstGeom>
                  </pic:spPr>
                </pic:pic>
              </a:graphicData>
            </a:graphic>
          </wp:inline>
        </w:drawing>
      </w:r>
    </w:p>
    <w:p w14:paraId="38617C71" w14:textId="6A29F894" w:rsidR="00F24ADD" w:rsidRDefault="00F24ADD" w:rsidP="00E5273B">
      <w:pPr>
        <w:tabs>
          <w:tab w:val="left" w:pos="1092"/>
        </w:tabs>
      </w:pPr>
      <w:r>
        <w:t>Figure 8: This screen confirms that the user session has been successfully terminated and redirects the user safely back to the home page.</w:t>
      </w:r>
    </w:p>
    <w:p w14:paraId="20874CC1" w14:textId="0E801543" w:rsidR="00E5273B" w:rsidRDefault="000C7004" w:rsidP="00E5273B">
      <w:pPr>
        <w:tabs>
          <w:tab w:val="left" w:pos="1092"/>
        </w:tabs>
        <w:rPr>
          <w:rFonts w:ascii="Britannic Bold" w:hAnsi="Britannic Bold"/>
          <w:sz w:val="40"/>
          <w:szCs w:val="40"/>
        </w:rPr>
      </w:pPr>
      <w:r>
        <w:rPr>
          <w:rFonts w:ascii="Britannic Bold" w:hAnsi="Britannic Bold"/>
          <w:sz w:val="40"/>
          <w:szCs w:val="40"/>
        </w:rPr>
        <w:lastRenderedPageBreak/>
        <w:t>Software Integration:</w:t>
      </w:r>
    </w:p>
    <w:p w14:paraId="72316965" w14:textId="77777777" w:rsidR="000C7004" w:rsidRDefault="000C7004" w:rsidP="00E5273B">
      <w:pPr>
        <w:tabs>
          <w:tab w:val="left" w:pos="1092"/>
        </w:tabs>
        <w:rPr>
          <w:rFonts w:ascii="Britannic Bold" w:hAnsi="Britannic Bold"/>
          <w:sz w:val="40"/>
          <w:szCs w:val="40"/>
        </w:rPr>
      </w:pPr>
    </w:p>
    <w:p w14:paraId="1BACEEFA" w14:textId="67385336" w:rsidR="000C7004" w:rsidRDefault="000C7004" w:rsidP="00E5273B">
      <w:pPr>
        <w:tabs>
          <w:tab w:val="left" w:pos="1092"/>
        </w:tabs>
      </w:pPr>
      <w:r>
        <w:rPr>
          <w:noProof/>
        </w:rPr>
        <w:drawing>
          <wp:inline distT="0" distB="0" distL="0" distR="0" wp14:anchorId="76DD22CB" wp14:editId="0F41CB53">
            <wp:extent cx="5265420" cy="6659880"/>
            <wp:effectExtent l="0" t="0" r="0" b="7620"/>
            <wp:docPr id="9630527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52794" name="Picture 963052794"/>
                    <pic:cNvPicPr/>
                  </pic:nvPicPr>
                  <pic:blipFill>
                    <a:blip r:embed="rId16">
                      <a:extLst>
                        <a:ext uri="{28A0092B-C50C-407E-A947-70E740481C1C}">
                          <a14:useLocalDpi xmlns:a14="http://schemas.microsoft.com/office/drawing/2010/main" val="0"/>
                        </a:ext>
                      </a:extLst>
                    </a:blip>
                    <a:stretch>
                      <a:fillRect/>
                    </a:stretch>
                  </pic:blipFill>
                  <pic:spPr>
                    <a:xfrm>
                      <a:off x="0" y="0"/>
                      <a:ext cx="5265420" cy="6659880"/>
                    </a:xfrm>
                    <a:prstGeom prst="rect">
                      <a:avLst/>
                    </a:prstGeom>
                  </pic:spPr>
                </pic:pic>
              </a:graphicData>
            </a:graphic>
          </wp:inline>
        </w:drawing>
      </w:r>
    </w:p>
    <w:p w14:paraId="4C23D422" w14:textId="77777777" w:rsidR="00E5273B" w:rsidRDefault="00E5273B" w:rsidP="00E5273B">
      <w:pPr>
        <w:tabs>
          <w:tab w:val="left" w:pos="1092"/>
        </w:tabs>
      </w:pPr>
    </w:p>
    <w:p w14:paraId="09623E44" w14:textId="1FFF2F81" w:rsidR="00E5273B" w:rsidRDefault="00E5273B" w:rsidP="00E5273B">
      <w:pPr>
        <w:tabs>
          <w:tab w:val="left" w:pos="1092"/>
        </w:tabs>
      </w:pPr>
      <w:r>
        <w:tab/>
      </w:r>
      <w:r w:rsidR="000C7004" w:rsidRPr="000C7004">
        <w:t xml:space="preserve">The software integration diagram illustrates how the major components of the Secure Mobile Web-Based Remote Voting System interact. The voter and administrator access the system through the web-based user interface. Authentication is performed before the relevant functions are accessed. The voting module processes </w:t>
      </w:r>
      <w:r w:rsidR="000C7004" w:rsidRPr="000C7004">
        <w:lastRenderedPageBreak/>
        <w:t>the voting activity, while vote validation ensures that the voting process is properly verified. The database stores the required system data, which is used for statistics, results, and the administrator dashboard.</w:t>
      </w:r>
    </w:p>
    <w:p w14:paraId="4C914F10" w14:textId="77777777" w:rsidR="000C7004" w:rsidRDefault="000C7004" w:rsidP="00E5273B">
      <w:pPr>
        <w:tabs>
          <w:tab w:val="left" w:pos="1092"/>
        </w:tabs>
      </w:pPr>
    </w:p>
    <w:p w14:paraId="5A2B7E3B" w14:textId="6B2D62B5" w:rsidR="003C559F" w:rsidRDefault="00F24ADD" w:rsidP="003C559F">
      <w:pPr>
        <w:tabs>
          <w:tab w:val="left" w:pos="1092"/>
        </w:tabs>
        <w:rPr>
          <w:rFonts w:ascii="Britannic Bold" w:hAnsi="Britannic Bold"/>
          <w:b/>
          <w:bCs/>
          <w:sz w:val="40"/>
          <w:szCs w:val="40"/>
        </w:rPr>
      </w:pPr>
      <w:r>
        <w:rPr>
          <w:rFonts w:ascii="Britannic Bold" w:hAnsi="Britannic Bold"/>
          <w:sz w:val="40"/>
          <w:szCs w:val="40"/>
        </w:rPr>
        <w:t xml:space="preserve">Weekly Progress Report </w:t>
      </w:r>
    </w:p>
    <w:p w14:paraId="4E5A6238" w14:textId="5A5E08B2" w:rsidR="003C559F" w:rsidRDefault="003C559F" w:rsidP="003C559F">
      <w:pPr>
        <w:tabs>
          <w:tab w:val="left" w:pos="1092"/>
        </w:tabs>
        <w:jc w:val="center"/>
        <w:rPr>
          <w:rFonts w:ascii="Agency FB" w:hAnsi="Agency FB"/>
          <w:b/>
          <w:bCs/>
          <w:sz w:val="40"/>
          <w:szCs w:val="40"/>
        </w:rPr>
      </w:pPr>
      <w:r w:rsidRPr="003C559F">
        <w:rPr>
          <w:rFonts w:ascii="Times New Roman" w:hAnsi="Times New Roman" w:cs="Times New Roman"/>
          <w:b/>
          <w:bCs/>
          <w:sz w:val="40"/>
          <w:szCs w:val="40"/>
        </w:rPr>
        <w:t>Project Title</w:t>
      </w:r>
      <w:r>
        <w:rPr>
          <w:rFonts w:ascii="Times New Roman" w:hAnsi="Times New Roman" w:cs="Times New Roman"/>
          <w:b/>
          <w:bCs/>
          <w:sz w:val="40"/>
          <w:szCs w:val="40"/>
        </w:rPr>
        <w:t xml:space="preserve">: </w:t>
      </w:r>
      <w:r w:rsidRPr="003C559F">
        <w:rPr>
          <w:rFonts w:ascii="Agency FB" w:hAnsi="Agency FB"/>
          <w:b/>
          <w:bCs/>
          <w:sz w:val="40"/>
          <w:szCs w:val="40"/>
        </w:rPr>
        <w:t>Secure Mobile Web-Based Remote Voting System</w:t>
      </w:r>
    </w:p>
    <w:p w14:paraId="3A2FEC08" w14:textId="77777777" w:rsidR="003C559F" w:rsidRPr="003C559F" w:rsidRDefault="003C559F" w:rsidP="003C559F">
      <w:pPr>
        <w:tabs>
          <w:tab w:val="left" w:pos="1092"/>
        </w:tabs>
        <w:jc w:val="center"/>
        <w:rPr>
          <w:rFonts w:ascii="Times New Roman" w:hAnsi="Times New Roman" w:cs="Times New Roman"/>
          <w:b/>
          <w:bCs/>
          <w:sz w:val="40"/>
          <w:szCs w:val="40"/>
        </w:rPr>
      </w:pPr>
    </w:p>
    <w:p w14:paraId="7C76D389" w14:textId="77777777" w:rsidR="003C559F" w:rsidRPr="003C559F" w:rsidRDefault="003C559F" w:rsidP="003C559F">
      <w:pPr>
        <w:tabs>
          <w:tab w:val="left" w:pos="1092"/>
        </w:tabs>
        <w:rPr>
          <w:rFonts w:ascii="Aparajita" w:hAnsi="Aparajita" w:cs="Aparajita"/>
          <w:b/>
          <w:bCs/>
          <w:sz w:val="40"/>
          <w:szCs w:val="40"/>
          <w:u w:val="single"/>
        </w:rPr>
      </w:pPr>
      <w:r w:rsidRPr="003C559F">
        <w:rPr>
          <w:rFonts w:ascii="Aparajita" w:hAnsi="Aparajita" w:cs="Aparajita"/>
          <w:b/>
          <w:bCs/>
          <w:sz w:val="40"/>
          <w:szCs w:val="40"/>
          <w:u w:val="single"/>
        </w:rPr>
        <w:t>Team Details</w:t>
      </w:r>
    </w:p>
    <w:p w14:paraId="3BE5F779" w14:textId="77777777" w:rsidR="003C559F" w:rsidRDefault="003C559F" w:rsidP="003C559F">
      <w:pPr>
        <w:tabs>
          <w:tab w:val="left" w:pos="1092"/>
        </w:tabs>
        <w:rPr>
          <w:rFonts w:ascii="Aparajita" w:hAnsi="Aparajita" w:cs="Aparajita"/>
          <w:sz w:val="40"/>
          <w:szCs w:val="40"/>
        </w:rPr>
      </w:pPr>
      <w:r w:rsidRPr="003C559F">
        <w:rPr>
          <w:rFonts w:ascii="Aparajita" w:hAnsi="Aparajita" w:cs="Aparajita"/>
          <w:b/>
          <w:bCs/>
          <w:sz w:val="40"/>
          <w:szCs w:val="40"/>
        </w:rPr>
        <w:t>Department:</w:t>
      </w:r>
      <w:r w:rsidRPr="003C559F">
        <w:rPr>
          <w:rFonts w:ascii="Aparajita" w:hAnsi="Aparajita" w:cs="Aparajita"/>
          <w:sz w:val="40"/>
          <w:szCs w:val="40"/>
        </w:rPr>
        <w:t xml:space="preserve"> Electronics and Communication Engineering</w:t>
      </w:r>
      <w:r w:rsidRPr="003C559F">
        <w:rPr>
          <w:rFonts w:ascii="Aparajita" w:hAnsi="Aparajita" w:cs="Aparajita"/>
          <w:sz w:val="40"/>
          <w:szCs w:val="40"/>
        </w:rPr>
        <w:br/>
      </w:r>
      <w:r w:rsidRPr="003C559F">
        <w:rPr>
          <w:rFonts w:ascii="Aparajita" w:hAnsi="Aparajita" w:cs="Aparajita"/>
          <w:b/>
          <w:bCs/>
          <w:sz w:val="40"/>
          <w:szCs w:val="40"/>
        </w:rPr>
        <w:t>Institution:</w:t>
      </w:r>
      <w:r w:rsidRPr="003C559F">
        <w:rPr>
          <w:rFonts w:ascii="Aparajita" w:hAnsi="Aparajita" w:cs="Aparajita"/>
          <w:sz w:val="40"/>
          <w:szCs w:val="40"/>
        </w:rPr>
        <w:t xml:space="preserve"> </w:t>
      </w:r>
      <w:r>
        <w:rPr>
          <w:rFonts w:ascii="Aparajita" w:hAnsi="Aparajita" w:cs="Aparajita"/>
          <w:sz w:val="40"/>
          <w:szCs w:val="40"/>
        </w:rPr>
        <w:t>Government college of Engineering</w:t>
      </w:r>
    </w:p>
    <w:p w14:paraId="4AD3AE71" w14:textId="77777777" w:rsidR="003C559F" w:rsidRDefault="003C559F" w:rsidP="003C559F">
      <w:pPr>
        <w:tabs>
          <w:tab w:val="left" w:pos="1092"/>
        </w:tabs>
        <w:rPr>
          <w:rFonts w:ascii="Aparajita" w:hAnsi="Aparajita" w:cs="Aparajita"/>
          <w:sz w:val="40"/>
          <w:szCs w:val="40"/>
        </w:rPr>
      </w:pPr>
      <w:r w:rsidRPr="003C559F">
        <w:rPr>
          <w:rFonts w:ascii="Aparajita" w:hAnsi="Aparajita" w:cs="Aparajita"/>
          <w:b/>
          <w:bCs/>
          <w:sz w:val="40"/>
          <w:szCs w:val="40"/>
        </w:rPr>
        <w:t>Team Members:</w:t>
      </w:r>
      <w:r w:rsidRPr="003C559F">
        <w:rPr>
          <w:rFonts w:ascii="Aparajita" w:hAnsi="Aparajita" w:cs="Aparajita"/>
          <w:sz w:val="40"/>
          <w:szCs w:val="40"/>
        </w:rPr>
        <w:t xml:space="preserve"> </w:t>
      </w:r>
      <w:r>
        <w:rPr>
          <w:rFonts w:ascii="Aparajita" w:hAnsi="Aparajita" w:cs="Aparajita"/>
          <w:sz w:val="40"/>
          <w:szCs w:val="40"/>
        </w:rPr>
        <w:t xml:space="preserve">Vaishika T A, </w:t>
      </w:r>
      <w:proofErr w:type="spellStart"/>
      <w:r>
        <w:rPr>
          <w:rFonts w:ascii="Aparajita" w:hAnsi="Aparajita" w:cs="Aparajita"/>
          <w:sz w:val="40"/>
          <w:szCs w:val="40"/>
        </w:rPr>
        <w:t>Ezhilvizhi</w:t>
      </w:r>
      <w:proofErr w:type="spellEnd"/>
      <w:r>
        <w:rPr>
          <w:rFonts w:ascii="Aparajita" w:hAnsi="Aparajita" w:cs="Aparajita"/>
          <w:sz w:val="40"/>
          <w:szCs w:val="40"/>
        </w:rPr>
        <w:t xml:space="preserve"> R, Baby Karthika S</w:t>
      </w:r>
    </w:p>
    <w:p w14:paraId="4DC2578E" w14:textId="77777777" w:rsidR="003C559F" w:rsidRPr="003C559F" w:rsidRDefault="00000000" w:rsidP="003C559F">
      <w:pPr>
        <w:tabs>
          <w:tab w:val="left" w:pos="1092"/>
        </w:tabs>
        <w:rPr>
          <w:rFonts w:ascii="Britannic Bold" w:hAnsi="Britannic Bold"/>
          <w:sz w:val="40"/>
          <w:szCs w:val="40"/>
        </w:rPr>
      </w:pPr>
      <w:r>
        <w:rPr>
          <w:rFonts w:ascii="Britannic Bold" w:hAnsi="Britannic Bold"/>
          <w:sz w:val="40"/>
          <w:szCs w:val="40"/>
        </w:rPr>
        <w:pict w14:anchorId="70D05458">
          <v:rect id="_x0000_i1025" style="width:0;height:1.5pt" o:hralign="center" o:hrstd="t" o:hr="t" fillcolor="#a0a0a0" stroked="f"/>
        </w:pict>
      </w:r>
    </w:p>
    <w:p w14:paraId="33A5C006"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Phase 1 – Problem Identification &amp; Research</w:t>
      </w:r>
    </w:p>
    <w:p w14:paraId="78C46D0F"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b/>
          <w:bCs/>
          <w:sz w:val="40"/>
          <w:szCs w:val="40"/>
        </w:rPr>
        <w:t>Duration:</w:t>
      </w:r>
      <w:r w:rsidRPr="00D76476">
        <w:rPr>
          <w:rFonts w:ascii="Times New Roman" w:hAnsi="Times New Roman" w:cs="Times New Roman"/>
          <w:sz w:val="40"/>
          <w:szCs w:val="40"/>
        </w:rPr>
        <w:t xml:space="preserve"> 25 July – 31 July</w:t>
      </w:r>
    </w:p>
    <w:p w14:paraId="2298D236"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Objective</w:t>
      </w:r>
    </w:p>
    <w:p w14:paraId="5BC51B89"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To identify the problem to be addressed and study the requirements and challenges associated with remote voting.</w:t>
      </w:r>
    </w:p>
    <w:p w14:paraId="33BE4045"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Progress Made</w:t>
      </w:r>
    </w:p>
    <w:p w14:paraId="24B46751" w14:textId="77777777" w:rsidR="003C559F" w:rsidRPr="00D76476" w:rsidRDefault="003C559F" w:rsidP="003C559F">
      <w:pPr>
        <w:numPr>
          <w:ilvl w:val="0"/>
          <w:numId w:val="2"/>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team discussed and identified the problem area related to remote voting.</w:t>
      </w:r>
    </w:p>
    <w:p w14:paraId="37EC5682" w14:textId="77777777" w:rsidR="003C559F" w:rsidRPr="00D76476" w:rsidRDefault="003C559F" w:rsidP="003C559F">
      <w:pPr>
        <w:numPr>
          <w:ilvl w:val="0"/>
          <w:numId w:val="2"/>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requirements for a secure and convenient voting system were studied.</w:t>
      </w:r>
    </w:p>
    <w:p w14:paraId="00BF8908" w14:textId="77777777" w:rsidR="003C559F" w:rsidRPr="00D76476" w:rsidRDefault="003C559F" w:rsidP="003C559F">
      <w:pPr>
        <w:numPr>
          <w:ilvl w:val="0"/>
          <w:numId w:val="2"/>
        </w:numPr>
        <w:tabs>
          <w:tab w:val="left" w:pos="1092"/>
        </w:tabs>
        <w:rPr>
          <w:rFonts w:ascii="Times New Roman" w:hAnsi="Times New Roman" w:cs="Times New Roman"/>
          <w:sz w:val="40"/>
          <w:szCs w:val="40"/>
        </w:rPr>
      </w:pPr>
      <w:r w:rsidRPr="00D76476">
        <w:rPr>
          <w:rFonts w:ascii="Times New Roman" w:hAnsi="Times New Roman" w:cs="Times New Roman"/>
          <w:sz w:val="40"/>
          <w:szCs w:val="40"/>
        </w:rPr>
        <w:lastRenderedPageBreak/>
        <w:t>Existing voting approaches and their limitations were discussed.</w:t>
      </w:r>
    </w:p>
    <w:p w14:paraId="4EF8962D" w14:textId="77777777" w:rsidR="003C559F" w:rsidRPr="00D76476" w:rsidRDefault="003C559F" w:rsidP="003C559F">
      <w:pPr>
        <w:numPr>
          <w:ilvl w:val="0"/>
          <w:numId w:val="2"/>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feasibility of developing a mobile-friendly web-based voting system was considered.</w:t>
      </w:r>
    </w:p>
    <w:p w14:paraId="31A624E0" w14:textId="77777777" w:rsidR="003C559F" w:rsidRPr="00D76476" w:rsidRDefault="003C559F" w:rsidP="003C559F">
      <w:pPr>
        <w:numPr>
          <w:ilvl w:val="0"/>
          <w:numId w:val="2"/>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project objectives and scope were discussed among the team members.</w:t>
      </w:r>
    </w:p>
    <w:p w14:paraId="4DE1733A"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Outcome</w:t>
      </w:r>
    </w:p>
    <w:p w14:paraId="5D0E4758"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 xml:space="preserve">The team finalized the problem area and established the basic objectives and scope of the proposed </w:t>
      </w:r>
      <w:r w:rsidRPr="00D76476">
        <w:rPr>
          <w:rFonts w:ascii="Times New Roman" w:hAnsi="Times New Roman" w:cs="Times New Roman"/>
          <w:b/>
          <w:bCs/>
          <w:sz w:val="40"/>
          <w:szCs w:val="40"/>
        </w:rPr>
        <w:t>Secure Mobile Web-Based Remote Voting System</w:t>
      </w:r>
      <w:r w:rsidRPr="00D76476">
        <w:rPr>
          <w:rFonts w:ascii="Times New Roman" w:hAnsi="Times New Roman" w:cs="Times New Roman"/>
          <w:sz w:val="40"/>
          <w:szCs w:val="40"/>
        </w:rPr>
        <w:t>.</w:t>
      </w:r>
    </w:p>
    <w:p w14:paraId="07D3DB8E" w14:textId="77777777" w:rsidR="003C559F" w:rsidRPr="00D76476" w:rsidRDefault="00000000" w:rsidP="003C559F">
      <w:pPr>
        <w:tabs>
          <w:tab w:val="left" w:pos="1092"/>
        </w:tabs>
        <w:rPr>
          <w:rFonts w:ascii="Times New Roman" w:hAnsi="Times New Roman" w:cs="Times New Roman"/>
          <w:sz w:val="40"/>
          <w:szCs w:val="40"/>
        </w:rPr>
      </w:pPr>
      <w:r>
        <w:rPr>
          <w:rFonts w:ascii="Times New Roman" w:hAnsi="Times New Roman" w:cs="Times New Roman"/>
          <w:sz w:val="40"/>
          <w:szCs w:val="40"/>
        </w:rPr>
        <w:pict w14:anchorId="0340A903">
          <v:rect id="_x0000_i1026" style="width:0;height:1.5pt" o:hralign="center" o:hrstd="t" o:hr="t" fillcolor="#a0a0a0" stroked="f"/>
        </w:pict>
      </w:r>
    </w:p>
    <w:p w14:paraId="659A8F3B"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Phase 2 – Concept Development &amp; System Design</w:t>
      </w:r>
    </w:p>
    <w:p w14:paraId="7575B08F"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b/>
          <w:bCs/>
          <w:sz w:val="40"/>
          <w:szCs w:val="40"/>
        </w:rPr>
        <w:t>Duration:</w:t>
      </w:r>
      <w:r w:rsidRPr="00D76476">
        <w:rPr>
          <w:rFonts w:ascii="Times New Roman" w:hAnsi="Times New Roman" w:cs="Times New Roman"/>
          <w:sz w:val="40"/>
          <w:szCs w:val="40"/>
        </w:rPr>
        <w:t xml:space="preserve"> 01 August – 07 August</w:t>
      </w:r>
    </w:p>
    <w:p w14:paraId="3F034DE4"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Objective</w:t>
      </w:r>
    </w:p>
    <w:p w14:paraId="7CD00C0D"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To develop the proposed solution and design the basic workflow and structure of the system.</w:t>
      </w:r>
    </w:p>
    <w:p w14:paraId="546B41F6"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Progress Made</w:t>
      </w:r>
    </w:p>
    <w:p w14:paraId="31CE624B" w14:textId="77777777" w:rsidR="003C559F" w:rsidRPr="00D76476" w:rsidRDefault="003C559F" w:rsidP="003C559F">
      <w:pPr>
        <w:numPr>
          <w:ilvl w:val="0"/>
          <w:numId w:val="3"/>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overall concept of the proposed remote voting system was developed.</w:t>
      </w:r>
    </w:p>
    <w:p w14:paraId="559DAE9D" w14:textId="77777777" w:rsidR="003C559F" w:rsidRPr="00D76476" w:rsidRDefault="003C559F" w:rsidP="003C559F">
      <w:pPr>
        <w:numPr>
          <w:ilvl w:val="0"/>
          <w:numId w:val="3"/>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major users and functional components of the system were identified.</w:t>
      </w:r>
    </w:p>
    <w:p w14:paraId="1D408EEF" w14:textId="77777777" w:rsidR="003C559F" w:rsidRPr="00D76476" w:rsidRDefault="003C559F" w:rsidP="003C559F">
      <w:pPr>
        <w:numPr>
          <w:ilvl w:val="0"/>
          <w:numId w:val="3"/>
        </w:numPr>
        <w:tabs>
          <w:tab w:val="left" w:pos="1092"/>
        </w:tabs>
        <w:rPr>
          <w:rFonts w:ascii="Times New Roman" w:hAnsi="Times New Roman" w:cs="Times New Roman"/>
          <w:sz w:val="40"/>
          <w:szCs w:val="40"/>
        </w:rPr>
      </w:pPr>
      <w:r w:rsidRPr="00D76476">
        <w:rPr>
          <w:rFonts w:ascii="Times New Roman" w:hAnsi="Times New Roman" w:cs="Times New Roman"/>
          <w:sz w:val="40"/>
          <w:szCs w:val="40"/>
        </w:rPr>
        <w:lastRenderedPageBreak/>
        <w:t xml:space="preserve">The basic voter and representative-related workflow </w:t>
      </w:r>
      <w:proofErr w:type="gramStart"/>
      <w:r w:rsidRPr="00D76476">
        <w:rPr>
          <w:rFonts w:ascii="Times New Roman" w:hAnsi="Times New Roman" w:cs="Times New Roman"/>
          <w:sz w:val="40"/>
          <w:szCs w:val="40"/>
        </w:rPr>
        <w:t>was</w:t>
      </w:r>
      <w:proofErr w:type="gramEnd"/>
      <w:r w:rsidRPr="00D76476">
        <w:rPr>
          <w:rFonts w:ascii="Times New Roman" w:hAnsi="Times New Roman" w:cs="Times New Roman"/>
          <w:sz w:val="40"/>
          <w:szCs w:val="40"/>
        </w:rPr>
        <w:t xml:space="preserve"> planned.</w:t>
      </w:r>
    </w:p>
    <w:p w14:paraId="50B82EC1" w14:textId="77777777" w:rsidR="003C559F" w:rsidRPr="00D76476" w:rsidRDefault="003C559F" w:rsidP="003C559F">
      <w:pPr>
        <w:numPr>
          <w:ilvl w:val="0"/>
          <w:numId w:val="3"/>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authentication and voting process were discussed.</w:t>
      </w:r>
    </w:p>
    <w:p w14:paraId="44E68A57" w14:textId="77777777" w:rsidR="003C559F" w:rsidRPr="00D76476" w:rsidRDefault="003C559F" w:rsidP="003C559F">
      <w:pPr>
        <w:numPr>
          <w:ilvl w:val="0"/>
          <w:numId w:val="3"/>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basic structure and navigation of the web-based system were planned.</w:t>
      </w:r>
    </w:p>
    <w:p w14:paraId="5B55F87B" w14:textId="77777777" w:rsidR="003C559F" w:rsidRPr="00D76476" w:rsidRDefault="003C559F" w:rsidP="003C559F">
      <w:pPr>
        <w:numPr>
          <w:ilvl w:val="0"/>
          <w:numId w:val="3"/>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team discussed how the proposed system could provide a simple and accessible voting experience.</w:t>
      </w:r>
    </w:p>
    <w:p w14:paraId="0C2A6E76"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Outcome</w:t>
      </w:r>
    </w:p>
    <w:p w14:paraId="52DC6E4C"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The basic concept, system workflow and major functional components were established for further development.</w:t>
      </w:r>
    </w:p>
    <w:p w14:paraId="6D8033BF" w14:textId="77777777" w:rsidR="003C559F" w:rsidRPr="00D76476" w:rsidRDefault="00000000" w:rsidP="003C559F">
      <w:pPr>
        <w:tabs>
          <w:tab w:val="left" w:pos="1092"/>
        </w:tabs>
        <w:rPr>
          <w:rFonts w:ascii="Times New Roman" w:hAnsi="Times New Roman" w:cs="Times New Roman"/>
          <w:sz w:val="40"/>
          <w:szCs w:val="40"/>
        </w:rPr>
      </w:pPr>
      <w:r>
        <w:rPr>
          <w:rFonts w:ascii="Times New Roman" w:hAnsi="Times New Roman" w:cs="Times New Roman"/>
          <w:sz w:val="40"/>
          <w:szCs w:val="40"/>
        </w:rPr>
        <w:pict w14:anchorId="62A08113">
          <v:rect id="_x0000_i1027" style="width:0;height:1.5pt" o:hralign="center" o:hrstd="t" o:hr="t" fillcolor="#a0a0a0" stroked="f"/>
        </w:pict>
      </w:r>
    </w:p>
    <w:p w14:paraId="6A4E13EE"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Phase 3 – Hardware/Software Design</w:t>
      </w:r>
    </w:p>
    <w:p w14:paraId="505F80E1"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b/>
          <w:bCs/>
          <w:sz w:val="40"/>
          <w:szCs w:val="40"/>
        </w:rPr>
        <w:t>Duration:</w:t>
      </w:r>
      <w:r w:rsidRPr="00D76476">
        <w:rPr>
          <w:rFonts w:ascii="Times New Roman" w:hAnsi="Times New Roman" w:cs="Times New Roman"/>
          <w:sz w:val="40"/>
          <w:szCs w:val="40"/>
        </w:rPr>
        <w:t xml:space="preserve"> 08 August – 21 August</w:t>
      </w:r>
    </w:p>
    <w:p w14:paraId="7AE01565"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Objective</w:t>
      </w:r>
    </w:p>
    <w:p w14:paraId="01A1C5D9"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To design the software structure and prepare the system for prototype development.</w:t>
      </w:r>
    </w:p>
    <w:p w14:paraId="362FB694"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Progress Made</w:t>
      </w:r>
    </w:p>
    <w:p w14:paraId="5F7C0DB4" w14:textId="77777777" w:rsidR="003C559F" w:rsidRPr="00D76476" w:rsidRDefault="003C559F" w:rsidP="003C559F">
      <w:pPr>
        <w:numPr>
          <w:ilvl w:val="0"/>
          <w:numId w:val="4"/>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project was planned primarily as a web-based software system.</w:t>
      </w:r>
    </w:p>
    <w:p w14:paraId="352691B3" w14:textId="77777777" w:rsidR="003C559F" w:rsidRPr="00D76476" w:rsidRDefault="003C559F" w:rsidP="003C559F">
      <w:pPr>
        <w:numPr>
          <w:ilvl w:val="0"/>
          <w:numId w:val="4"/>
        </w:numPr>
        <w:tabs>
          <w:tab w:val="left" w:pos="1092"/>
        </w:tabs>
        <w:rPr>
          <w:rFonts w:ascii="Times New Roman" w:hAnsi="Times New Roman" w:cs="Times New Roman"/>
          <w:sz w:val="40"/>
          <w:szCs w:val="40"/>
        </w:rPr>
      </w:pPr>
      <w:r w:rsidRPr="00D76476">
        <w:rPr>
          <w:rFonts w:ascii="Times New Roman" w:hAnsi="Times New Roman" w:cs="Times New Roman"/>
          <w:sz w:val="40"/>
          <w:szCs w:val="40"/>
        </w:rPr>
        <w:lastRenderedPageBreak/>
        <w:t>The major software modules required for the system were identified.</w:t>
      </w:r>
    </w:p>
    <w:p w14:paraId="23B05BAB" w14:textId="77777777" w:rsidR="003C559F" w:rsidRPr="00D76476" w:rsidRDefault="003C559F" w:rsidP="003C559F">
      <w:pPr>
        <w:numPr>
          <w:ilvl w:val="0"/>
          <w:numId w:val="4"/>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voter-related interface and representative-related interface were planned.</w:t>
      </w:r>
    </w:p>
    <w:p w14:paraId="3FB96838" w14:textId="77777777" w:rsidR="003C559F" w:rsidRPr="00D76476" w:rsidRDefault="003C559F" w:rsidP="003C559F">
      <w:pPr>
        <w:numPr>
          <w:ilvl w:val="0"/>
          <w:numId w:val="4"/>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login/authentication interface was designed.</w:t>
      </w:r>
    </w:p>
    <w:p w14:paraId="46DFEF8E" w14:textId="77777777" w:rsidR="003C559F" w:rsidRPr="00D76476" w:rsidRDefault="003C559F" w:rsidP="003C559F">
      <w:pPr>
        <w:numPr>
          <w:ilvl w:val="0"/>
          <w:numId w:val="4"/>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basic voting workflow was structured.</w:t>
      </w:r>
    </w:p>
    <w:p w14:paraId="17F5F1CE" w14:textId="77777777" w:rsidR="003C559F" w:rsidRPr="00D76476" w:rsidRDefault="003C559F" w:rsidP="003C559F">
      <w:pPr>
        <w:numPr>
          <w:ilvl w:val="0"/>
          <w:numId w:val="4"/>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user interface of the web application was developed as the initial step towards the prototype.</w:t>
      </w:r>
    </w:p>
    <w:p w14:paraId="514A2FCC" w14:textId="77777777" w:rsidR="003C559F" w:rsidRPr="00D76476" w:rsidRDefault="003C559F" w:rsidP="003C559F">
      <w:pPr>
        <w:numPr>
          <w:ilvl w:val="0"/>
          <w:numId w:val="4"/>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AI-assisted web development tools were used to accelerate the development of the prototype.</w:t>
      </w:r>
    </w:p>
    <w:p w14:paraId="26187549"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Outcome</w:t>
      </w:r>
    </w:p>
    <w:p w14:paraId="135832A3"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The initial software structure and user interfaces were prepared, providing a foundation for the development of Prototype Version 1.</w:t>
      </w:r>
    </w:p>
    <w:p w14:paraId="399B44C6" w14:textId="77777777" w:rsidR="003C559F" w:rsidRPr="00D76476" w:rsidRDefault="00000000" w:rsidP="003C559F">
      <w:pPr>
        <w:tabs>
          <w:tab w:val="left" w:pos="1092"/>
        </w:tabs>
        <w:rPr>
          <w:rFonts w:ascii="Times New Roman" w:hAnsi="Times New Roman" w:cs="Times New Roman"/>
          <w:sz w:val="40"/>
          <w:szCs w:val="40"/>
        </w:rPr>
      </w:pPr>
      <w:r>
        <w:rPr>
          <w:rFonts w:ascii="Times New Roman" w:hAnsi="Times New Roman" w:cs="Times New Roman"/>
          <w:sz w:val="40"/>
          <w:szCs w:val="40"/>
        </w:rPr>
        <w:pict w14:anchorId="42849D75">
          <v:rect id="_x0000_i1028" style="width:0;height:1.5pt" o:hralign="center" o:hrstd="t" o:hr="t" fillcolor="#a0a0a0" stroked="f"/>
        </w:pict>
      </w:r>
    </w:p>
    <w:p w14:paraId="14AA2431"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Phase 4 – Prototype Development</w:t>
      </w:r>
    </w:p>
    <w:p w14:paraId="5E3B317C"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b/>
          <w:bCs/>
          <w:sz w:val="40"/>
          <w:szCs w:val="40"/>
        </w:rPr>
        <w:t>Duration:</w:t>
      </w:r>
      <w:r w:rsidRPr="00D76476">
        <w:rPr>
          <w:rFonts w:ascii="Times New Roman" w:hAnsi="Times New Roman" w:cs="Times New Roman"/>
          <w:sz w:val="40"/>
          <w:szCs w:val="40"/>
        </w:rPr>
        <w:t xml:space="preserve"> 22 August – 04 September</w:t>
      </w:r>
    </w:p>
    <w:p w14:paraId="1FE6390A"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Objective</w:t>
      </w:r>
    </w:p>
    <w:p w14:paraId="5E270A0D"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To develop Prototype Version 1 and integrate the major software components of the proposed system.</w:t>
      </w:r>
    </w:p>
    <w:p w14:paraId="1AB97143"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Progress Made</w:t>
      </w:r>
    </w:p>
    <w:p w14:paraId="573AD754" w14:textId="77777777" w:rsidR="003C559F" w:rsidRPr="00D76476" w:rsidRDefault="003C559F" w:rsidP="003C559F">
      <w:pPr>
        <w:numPr>
          <w:ilvl w:val="0"/>
          <w:numId w:val="5"/>
        </w:numPr>
        <w:tabs>
          <w:tab w:val="left" w:pos="1092"/>
        </w:tabs>
        <w:rPr>
          <w:rFonts w:ascii="Times New Roman" w:hAnsi="Times New Roman" w:cs="Times New Roman"/>
          <w:sz w:val="40"/>
          <w:szCs w:val="40"/>
        </w:rPr>
      </w:pPr>
      <w:r w:rsidRPr="00D76476">
        <w:rPr>
          <w:rFonts w:ascii="Times New Roman" w:hAnsi="Times New Roman" w:cs="Times New Roman"/>
          <w:sz w:val="40"/>
          <w:szCs w:val="40"/>
        </w:rPr>
        <w:lastRenderedPageBreak/>
        <w:t>Development of the web-based prototype was initiated.</w:t>
      </w:r>
    </w:p>
    <w:p w14:paraId="07639001" w14:textId="77777777" w:rsidR="003C559F" w:rsidRPr="00D76476" w:rsidRDefault="003C559F" w:rsidP="003C559F">
      <w:pPr>
        <w:numPr>
          <w:ilvl w:val="0"/>
          <w:numId w:val="5"/>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main website interface was developed.</w:t>
      </w:r>
    </w:p>
    <w:p w14:paraId="11982BB7" w14:textId="77777777" w:rsidR="003C559F" w:rsidRPr="00D76476" w:rsidRDefault="003C559F" w:rsidP="003C559F">
      <w:pPr>
        <w:numPr>
          <w:ilvl w:val="0"/>
          <w:numId w:val="5"/>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Voter-related pages were created.</w:t>
      </w:r>
    </w:p>
    <w:p w14:paraId="15D1CB8C" w14:textId="77777777" w:rsidR="003C559F" w:rsidRPr="00D76476" w:rsidRDefault="003C559F" w:rsidP="003C559F">
      <w:pPr>
        <w:numPr>
          <w:ilvl w:val="0"/>
          <w:numId w:val="5"/>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Representative-related information/pages were developed.</w:t>
      </w:r>
    </w:p>
    <w:p w14:paraId="2C7A78F3" w14:textId="77777777" w:rsidR="003C559F" w:rsidRPr="00D76476" w:rsidRDefault="003C559F" w:rsidP="003C559F">
      <w:pPr>
        <w:numPr>
          <w:ilvl w:val="0"/>
          <w:numId w:val="5"/>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A login/authentication interface was incorporated into the prototype.</w:t>
      </w:r>
    </w:p>
    <w:p w14:paraId="717ED9DE" w14:textId="77777777" w:rsidR="003C559F" w:rsidRPr="00D76476" w:rsidRDefault="003C559F" w:rsidP="003C559F">
      <w:pPr>
        <w:numPr>
          <w:ilvl w:val="0"/>
          <w:numId w:val="5"/>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basic navigation and user flow of the website were developed.</w:t>
      </w:r>
    </w:p>
    <w:p w14:paraId="2A790074" w14:textId="77777777" w:rsidR="003C559F" w:rsidRPr="00D76476" w:rsidRDefault="003C559F" w:rsidP="003C559F">
      <w:pPr>
        <w:numPr>
          <w:ilvl w:val="0"/>
          <w:numId w:val="5"/>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prototype was developed using an AI-assisted web development platform.</w:t>
      </w:r>
    </w:p>
    <w:p w14:paraId="7F131DB5" w14:textId="77777777" w:rsidR="003C559F" w:rsidRPr="00D76476" w:rsidRDefault="003C559F" w:rsidP="003C559F">
      <w:pPr>
        <w:numPr>
          <w:ilvl w:val="0"/>
          <w:numId w:val="5"/>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The team worked towards integrating the different software components into a single web-based system.</w:t>
      </w:r>
    </w:p>
    <w:p w14:paraId="1B67921B" w14:textId="77777777" w:rsidR="003C559F" w:rsidRPr="00D76476" w:rsidRDefault="003C559F" w:rsidP="003C559F">
      <w:pPr>
        <w:numPr>
          <w:ilvl w:val="0"/>
          <w:numId w:val="5"/>
        </w:numPr>
        <w:tabs>
          <w:tab w:val="left" w:pos="1092"/>
        </w:tabs>
        <w:rPr>
          <w:rFonts w:ascii="Times New Roman" w:hAnsi="Times New Roman" w:cs="Times New Roman"/>
          <w:sz w:val="40"/>
          <w:szCs w:val="40"/>
        </w:rPr>
      </w:pPr>
      <w:r w:rsidRPr="00D76476">
        <w:rPr>
          <w:rFonts w:ascii="Times New Roman" w:hAnsi="Times New Roman" w:cs="Times New Roman"/>
          <w:sz w:val="40"/>
          <w:szCs w:val="40"/>
        </w:rPr>
        <w:t>Initial issues in the authentication and system functionality were identified for further debugging.</w:t>
      </w:r>
    </w:p>
    <w:p w14:paraId="6F5CD844"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Current Status</w:t>
      </w:r>
    </w:p>
    <w:p w14:paraId="57E1AD53"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The web-based prototype is currently being refined. The team is working on completing the authentication and functional integration required for a demonstrable Prototype Version 1.</w:t>
      </w:r>
    </w:p>
    <w:p w14:paraId="07C3367A"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Outcome</w:t>
      </w:r>
    </w:p>
    <w:p w14:paraId="670D9A52"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lastRenderedPageBreak/>
        <w:t>An initial web prototype containing the major interfaces and system structure has been developed and is being prepared for further integration and validation.</w:t>
      </w:r>
    </w:p>
    <w:p w14:paraId="0FE617E1" w14:textId="77777777" w:rsidR="003C559F" w:rsidRPr="00D76476" w:rsidRDefault="00000000" w:rsidP="003C559F">
      <w:pPr>
        <w:tabs>
          <w:tab w:val="left" w:pos="1092"/>
        </w:tabs>
        <w:rPr>
          <w:rFonts w:ascii="Times New Roman" w:hAnsi="Times New Roman" w:cs="Times New Roman"/>
          <w:sz w:val="40"/>
          <w:szCs w:val="40"/>
        </w:rPr>
      </w:pPr>
      <w:r>
        <w:rPr>
          <w:rFonts w:ascii="Times New Roman" w:hAnsi="Times New Roman" w:cs="Times New Roman"/>
          <w:sz w:val="40"/>
          <w:szCs w:val="40"/>
        </w:rPr>
        <w:pict w14:anchorId="74995D07">
          <v:rect id="_x0000_i1029" style="width:0;height:1.5pt" o:hralign="center" o:hrstd="t" o:hr="t" fillcolor="#a0a0a0" stroked="f"/>
        </w:pict>
      </w:r>
    </w:p>
    <w:p w14:paraId="5D9940F9"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Current Status</w:t>
      </w:r>
    </w:p>
    <w:p w14:paraId="5B5E65F3"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The team is preparing the prototype and required documentation for the final review.</w:t>
      </w:r>
    </w:p>
    <w:p w14:paraId="4F79FEC8" w14:textId="77777777" w:rsidR="003C559F" w:rsidRPr="00D76476" w:rsidRDefault="00000000" w:rsidP="003C559F">
      <w:pPr>
        <w:tabs>
          <w:tab w:val="left" w:pos="1092"/>
        </w:tabs>
        <w:rPr>
          <w:rFonts w:ascii="Times New Roman" w:hAnsi="Times New Roman" w:cs="Times New Roman"/>
          <w:sz w:val="40"/>
          <w:szCs w:val="40"/>
        </w:rPr>
      </w:pPr>
      <w:r>
        <w:rPr>
          <w:rFonts w:ascii="Times New Roman" w:hAnsi="Times New Roman" w:cs="Times New Roman"/>
          <w:sz w:val="40"/>
          <w:szCs w:val="40"/>
        </w:rPr>
        <w:pict w14:anchorId="2EA8CBED">
          <v:rect id="_x0000_i1030" style="width:0;height:1.5pt" o:hralign="center" o:hrstd="t" o:hr="t" fillcolor="#a0a0a0" stroked="f"/>
        </w:pict>
      </w:r>
    </w:p>
    <w:p w14:paraId="163020E4"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Overall Project Progress</w:t>
      </w:r>
    </w:p>
    <w:p w14:paraId="4F6A8353"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The project has progressed from problem identification and research through concept development, system design and initial web prototype development. The current focus is on completing the functional Prototype Version 1, integrating the major software components and preparing the required evidence for the Prototype Development Review.</w:t>
      </w:r>
    </w:p>
    <w:p w14:paraId="443CDF58"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Further testing, debugging, performance evaluation and reliability analysis will be carried out during the Testing &amp; Validation phase.</w:t>
      </w:r>
    </w:p>
    <w:p w14:paraId="6E5104CA" w14:textId="77777777" w:rsidR="003C559F" w:rsidRPr="00D76476" w:rsidRDefault="00000000" w:rsidP="003C559F">
      <w:pPr>
        <w:tabs>
          <w:tab w:val="left" w:pos="1092"/>
        </w:tabs>
        <w:rPr>
          <w:rFonts w:ascii="Times New Roman" w:hAnsi="Times New Roman" w:cs="Times New Roman"/>
          <w:sz w:val="40"/>
          <w:szCs w:val="40"/>
        </w:rPr>
      </w:pPr>
      <w:r>
        <w:rPr>
          <w:rFonts w:ascii="Times New Roman" w:hAnsi="Times New Roman" w:cs="Times New Roman"/>
          <w:sz w:val="40"/>
          <w:szCs w:val="40"/>
        </w:rPr>
        <w:pict w14:anchorId="1CA41D77">
          <v:rect id="_x0000_i1031" style="width:0;height:1.5pt" o:hralign="center" o:hrstd="t" o:hr="t" fillcolor="#a0a0a0" stroked="f"/>
        </w:pict>
      </w:r>
    </w:p>
    <w:p w14:paraId="23E156D1" w14:textId="77777777" w:rsidR="002056C8" w:rsidRDefault="002056C8" w:rsidP="003C559F">
      <w:pPr>
        <w:tabs>
          <w:tab w:val="left" w:pos="1092"/>
        </w:tabs>
        <w:rPr>
          <w:rFonts w:ascii="Times New Roman" w:hAnsi="Times New Roman" w:cs="Times New Roman"/>
          <w:b/>
          <w:bCs/>
          <w:sz w:val="40"/>
          <w:szCs w:val="40"/>
        </w:rPr>
      </w:pPr>
    </w:p>
    <w:p w14:paraId="3A27DFB4" w14:textId="77777777" w:rsidR="002056C8" w:rsidRDefault="002056C8" w:rsidP="003C559F">
      <w:pPr>
        <w:tabs>
          <w:tab w:val="left" w:pos="1092"/>
        </w:tabs>
        <w:rPr>
          <w:rFonts w:ascii="Times New Roman" w:hAnsi="Times New Roman" w:cs="Times New Roman"/>
          <w:b/>
          <w:bCs/>
          <w:sz w:val="40"/>
          <w:szCs w:val="40"/>
        </w:rPr>
      </w:pPr>
    </w:p>
    <w:p w14:paraId="5CB09D04" w14:textId="77777777" w:rsidR="002056C8" w:rsidRDefault="002056C8" w:rsidP="003C559F">
      <w:pPr>
        <w:tabs>
          <w:tab w:val="left" w:pos="1092"/>
        </w:tabs>
        <w:rPr>
          <w:rFonts w:ascii="Times New Roman" w:hAnsi="Times New Roman" w:cs="Times New Roman"/>
          <w:b/>
          <w:bCs/>
          <w:sz w:val="40"/>
          <w:szCs w:val="40"/>
        </w:rPr>
      </w:pPr>
    </w:p>
    <w:p w14:paraId="3531A0B6" w14:textId="26BDDC13"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lastRenderedPageBreak/>
        <w:t>Phase-wise Deliverable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5765"/>
      </w:tblGrid>
      <w:tr w:rsidR="003C559F" w:rsidRPr="00D76476" w14:paraId="5F13721A" w14:textId="77777777">
        <w:trPr>
          <w:tblHeader/>
          <w:tblCellSpacing w:w="15" w:type="dxa"/>
        </w:trPr>
        <w:tc>
          <w:tcPr>
            <w:tcW w:w="0" w:type="auto"/>
            <w:vAlign w:val="center"/>
            <w:hideMark/>
          </w:tcPr>
          <w:p w14:paraId="4BEF2C2D"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Deliverable</w:t>
            </w:r>
          </w:p>
        </w:tc>
        <w:tc>
          <w:tcPr>
            <w:tcW w:w="0" w:type="auto"/>
            <w:vAlign w:val="center"/>
            <w:hideMark/>
          </w:tcPr>
          <w:p w14:paraId="317E8DD2"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Current Status</w:t>
            </w:r>
          </w:p>
        </w:tc>
      </w:tr>
      <w:tr w:rsidR="003C559F" w:rsidRPr="00D76476" w14:paraId="60E31785" w14:textId="77777777">
        <w:trPr>
          <w:tblCellSpacing w:w="15" w:type="dxa"/>
        </w:trPr>
        <w:tc>
          <w:tcPr>
            <w:tcW w:w="0" w:type="auto"/>
            <w:vAlign w:val="center"/>
            <w:hideMark/>
          </w:tcPr>
          <w:p w14:paraId="080D2DDC"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Working Prototype V1</w:t>
            </w:r>
          </w:p>
        </w:tc>
        <w:tc>
          <w:tcPr>
            <w:tcW w:w="0" w:type="auto"/>
            <w:vAlign w:val="center"/>
            <w:hideMark/>
          </w:tcPr>
          <w:p w14:paraId="7CA4FF4D"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In Progress</w:t>
            </w:r>
          </w:p>
        </w:tc>
      </w:tr>
      <w:tr w:rsidR="003C559F" w:rsidRPr="00D76476" w14:paraId="31658EAA" w14:textId="77777777">
        <w:trPr>
          <w:tblCellSpacing w:w="15" w:type="dxa"/>
        </w:trPr>
        <w:tc>
          <w:tcPr>
            <w:tcW w:w="0" w:type="auto"/>
            <w:vAlign w:val="center"/>
            <w:hideMark/>
          </w:tcPr>
          <w:p w14:paraId="030A2E8C"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Embedded Software</w:t>
            </w:r>
          </w:p>
        </w:tc>
        <w:tc>
          <w:tcPr>
            <w:tcW w:w="0" w:type="auto"/>
            <w:vAlign w:val="center"/>
            <w:hideMark/>
          </w:tcPr>
          <w:p w14:paraId="38A8738C"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Not Applicable</w:t>
            </w:r>
          </w:p>
        </w:tc>
      </w:tr>
      <w:tr w:rsidR="003C559F" w:rsidRPr="00D76476" w14:paraId="67E8973F" w14:textId="77777777">
        <w:trPr>
          <w:tblCellSpacing w:w="15" w:type="dxa"/>
        </w:trPr>
        <w:tc>
          <w:tcPr>
            <w:tcW w:w="0" w:type="auto"/>
            <w:vAlign w:val="center"/>
            <w:hideMark/>
          </w:tcPr>
          <w:p w14:paraId="201EE135"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PCB Fabrication</w:t>
            </w:r>
          </w:p>
        </w:tc>
        <w:tc>
          <w:tcPr>
            <w:tcW w:w="0" w:type="auto"/>
            <w:vAlign w:val="center"/>
            <w:hideMark/>
          </w:tcPr>
          <w:p w14:paraId="5BB272BD"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Not Applicable</w:t>
            </w:r>
          </w:p>
        </w:tc>
      </w:tr>
      <w:tr w:rsidR="003C559F" w:rsidRPr="00D76476" w14:paraId="3FC74E21" w14:textId="77777777">
        <w:trPr>
          <w:tblCellSpacing w:w="15" w:type="dxa"/>
        </w:trPr>
        <w:tc>
          <w:tcPr>
            <w:tcW w:w="0" w:type="auto"/>
            <w:vAlign w:val="center"/>
            <w:hideMark/>
          </w:tcPr>
          <w:p w14:paraId="60FF3CE0"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Mechanical Assembly</w:t>
            </w:r>
          </w:p>
        </w:tc>
        <w:tc>
          <w:tcPr>
            <w:tcW w:w="0" w:type="auto"/>
            <w:vAlign w:val="center"/>
            <w:hideMark/>
          </w:tcPr>
          <w:p w14:paraId="3ACF5A48"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Not Applicable</w:t>
            </w:r>
          </w:p>
        </w:tc>
      </w:tr>
      <w:tr w:rsidR="003C559F" w:rsidRPr="00D76476" w14:paraId="4B213C4A" w14:textId="77777777">
        <w:trPr>
          <w:tblCellSpacing w:w="15" w:type="dxa"/>
        </w:trPr>
        <w:tc>
          <w:tcPr>
            <w:tcW w:w="0" w:type="auto"/>
            <w:vAlign w:val="center"/>
            <w:hideMark/>
          </w:tcPr>
          <w:p w14:paraId="5C0D16E3"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Hardware Integration</w:t>
            </w:r>
          </w:p>
        </w:tc>
        <w:tc>
          <w:tcPr>
            <w:tcW w:w="0" w:type="auto"/>
            <w:vAlign w:val="center"/>
            <w:hideMark/>
          </w:tcPr>
          <w:p w14:paraId="7D33E691"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Not Applicable</w:t>
            </w:r>
          </w:p>
        </w:tc>
      </w:tr>
      <w:tr w:rsidR="003C559F" w:rsidRPr="00D76476" w14:paraId="306837D2" w14:textId="77777777">
        <w:trPr>
          <w:tblCellSpacing w:w="15" w:type="dxa"/>
        </w:trPr>
        <w:tc>
          <w:tcPr>
            <w:tcW w:w="0" w:type="auto"/>
            <w:vAlign w:val="center"/>
            <w:hideMark/>
          </w:tcPr>
          <w:p w14:paraId="5512C736"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Software Integration</w:t>
            </w:r>
          </w:p>
        </w:tc>
        <w:tc>
          <w:tcPr>
            <w:tcW w:w="0" w:type="auto"/>
            <w:vAlign w:val="center"/>
            <w:hideMark/>
          </w:tcPr>
          <w:p w14:paraId="4C7144C6"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In Progress</w:t>
            </w:r>
          </w:p>
        </w:tc>
      </w:tr>
      <w:tr w:rsidR="003C559F" w:rsidRPr="00D76476" w14:paraId="38F71F2D" w14:textId="77777777">
        <w:trPr>
          <w:tblCellSpacing w:w="15" w:type="dxa"/>
        </w:trPr>
        <w:tc>
          <w:tcPr>
            <w:tcW w:w="0" w:type="auto"/>
            <w:vAlign w:val="center"/>
            <w:hideMark/>
          </w:tcPr>
          <w:p w14:paraId="29324F9A"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GitHub Repository</w:t>
            </w:r>
          </w:p>
        </w:tc>
        <w:tc>
          <w:tcPr>
            <w:tcW w:w="0" w:type="auto"/>
            <w:vAlign w:val="center"/>
            <w:hideMark/>
          </w:tcPr>
          <w:p w14:paraId="0A249865"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Existing repository; Phase 4 update pending</w:t>
            </w:r>
          </w:p>
        </w:tc>
      </w:tr>
      <w:tr w:rsidR="003C559F" w:rsidRPr="00D76476" w14:paraId="142E3879" w14:textId="77777777">
        <w:trPr>
          <w:tblCellSpacing w:w="15" w:type="dxa"/>
        </w:trPr>
        <w:tc>
          <w:tcPr>
            <w:tcW w:w="0" w:type="auto"/>
            <w:vAlign w:val="center"/>
            <w:hideMark/>
          </w:tcPr>
          <w:p w14:paraId="7B73DBEF"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Prototype Images</w:t>
            </w:r>
          </w:p>
        </w:tc>
        <w:tc>
          <w:tcPr>
            <w:tcW w:w="0" w:type="auto"/>
            <w:vAlign w:val="center"/>
            <w:hideMark/>
          </w:tcPr>
          <w:p w14:paraId="26C950D1"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To be prepared after prototype completion</w:t>
            </w:r>
          </w:p>
        </w:tc>
      </w:tr>
      <w:tr w:rsidR="003C559F" w:rsidRPr="00D76476" w14:paraId="3B33BD82" w14:textId="77777777">
        <w:trPr>
          <w:tblCellSpacing w:w="15" w:type="dxa"/>
        </w:trPr>
        <w:tc>
          <w:tcPr>
            <w:tcW w:w="0" w:type="auto"/>
            <w:vAlign w:val="center"/>
            <w:hideMark/>
          </w:tcPr>
          <w:p w14:paraId="4C392591"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Prototype Video</w:t>
            </w:r>
          </w:p>
        </w:tc>
        <w:tc>
          <w:tcPr>
            <w:tcW w:w="0" w:type="auto"/>
            <w:vAlign w:val="center"/>
            <w:hideMark/>
          </w:tcPr>
          <w:p w14:paraId="4762FA93"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To be recorded after prototype completion</w:t>
            </w:r>
          </w:p>
        </w:tc>
      </w:tr>
      <w:tr w:rsidR="003C559F" w:rsidRPr="00D76476" w14:paraId="4A291797" w14:textId="77777777">
        <w:trPr>
          <w:tblCellSpacing w:w="15" w:type="dxa"/>
        </w:trPr>
        <w:tc>
          <w:tcPr>
            <w:tcW w:w="0" w:type="auto"/>
            <w:vAlign w:val="center"/>
            <w:hideMark/>
          </w:tcPr>
          <w:p w14:paraId="4AF9F17A"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Source Code</w:t>
            </w:r>
          </w:p>
        </w:tc>
        <w:tc>
          <w:tcPr>
            <w:tcW w:w="0" w:type="auto"/>
            <w:vAlign w:val="center"/>
            <w:hideMark/>
          </w:tcPr>
          <w:p w14:paraId="71B1B992" w14:textId="7E8493AB"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To be added when final project files are available</w:t>
            </w:r>
          </w:p>
        </w:tc>
      </w:tr>
      <w:tr w:rsidR="003C559F" w:rsidRPr="00D76476" w14:paraId="4919285A" w14:textId="77777777">
        <w:trPr>
          <w:tblCellSpacing w:w="15" w:type="dxa"/>
        </w:trPr>
        <w:tc>
          <w:tcPr>
            <w:tcW w:w="0" w:type="auto"/>
            <w:vAlign w:val="center"/>
            <w:hideMark/>
          </w:tcPr>
          <w:p w14:paraId="257AD7F2"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lastRenderedPageBreak/>
              <w:t>Weekly Progress Report</w:t>
            </w:r>
          </w:p>
        </w:tc>
        <w:tc>
          <w:tcPr>
            <w:tcW w:w="0" w:type="auto"/>
            <w:vAlign w:val="center"/>
            <w:hideMark/>
          </w:tcPr>
          <w:p w14:paraId="74BB1B74"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In Progress</w:t>
            </w:r>
          </w:p>
        </w:tc>
      </w:tr>
    </w:tbl>
    <w:p w14:paraId="652DDE3C" w14:textId="77777777" w:rsidR="003C559F" w:rsidRPr="00D76476" w:rsidRDefault="00000000" w:rsidP="003C559F">
      <w:pPr>
        <w:tabs>
          <w:tab w:val="left" w:pos="1092"/>
        </w:tabs>
        <w:rPr>
          <w:rFonts w:ascii="Times New Roman" w:hAnsi="Times New Roman" w:cs="Times New Roman"/>
          <w:sz w:val="40"/>
          <w:szCs w:val="40"/>
        </w:rPr>
      </w:pPr>
      <w:r>
        <w:rPr>
          <w:rFonts w:ascii="Times New Roman" w:hAnsi="Times New Roman" w:cs="Times New Roman"/>
          <w:sz w:val="40"/>
          <w:szCs w:val="40"/>
        </w:rPr>
        <w:pict w14:anchorId="5F0B13F4">
          <v:rect id="_x0000_i1032" style="width:0;height:1.5pt" o:hralign="center" o:hrstd="t" o:hr="t" fillcolor="#a0a0a0" stroked="f"/>
        </w:pict>
      </w:r>
    </w:p>
    <w:p w14:paraId="2BB37FF6" w14:textId="77777777" w:rsidR="003C559F" w:rsidRPr="00D76476" w:rsidRDefault="003C559F" w:rsidP="003C559F">
      <w:pPr>
        <w:tabs>
          <w:tab w:val="left" w:pos="1092"/>
        </w:tabs>
        <w:rPr>
          <w:rFonts w:ascii="Times New Roman" w:hAnsi="Times New Roman" w:cs="Times New Roman"/>
          <w:b/>
          <w:bCs/>
          <w:sz w:val="40"/>
          <w:szCs w:val="40"/>
        </w:rPr>
      </w:pPr>
      <w:r w:rsidRPr="00D76476">
        <w:rPr>
          <w:rFonts w:ascii="Times New Roman" w:hAnsi="Times New Roman" w:cs="Times New Roman"/>
          <w:b/>
          <w:bCs/>
          <w:sz w:val="40"/>
          <w:szCs w:val="40"/>
        </w:rPr>
        <w:t>Future Development</w:t>
      </w:r>
    </w:p>
    <w:p w14:paraId="2040C3E1" w14:textId="77777777" w:rsidR="003C559F" w:rsidRPr="00D76476" w:rsidRDefault="003C559F" w:rsidP="003C559F">
      <w:pPr>
        <w:tabs>
          <w:tab w:val="left" w:pos="1092"/>
        </w:tabs>
        <w:rPr>
          <w:rFonts w:ascii="Times New Roman" w:hAnsi="Times New Roman" w:cs="Times New Roman"/>
          <w:sz w:val="40"/>
          <w:szCs w:val="40"/>
        </w:rPr>
      </w:pPr>
      <w:r w:rsidRPr="00D76476">
        <w:rPr>
          <w:rFonts w:ascii="Times New Roman" w:hAnsi="Times New Roman" w:cs="Times New Roman"/>
          <w:sz w:val="40"/>
          <w:szCs w:val="40"/>
        </w:rPr>
        <w:t>The team will focus on completing the working prototype, improving authentication and software integration, conducting functional testing, identifying and debugging errors, and preparing the final project demonstration and documentation.</w:t>
      </w:r>
    </w:p>
    <w:p w14:paraId="550D97C7" w14:textId="77777777" w:rsidR="00310DA8" w:rsidRDefault="00310DA8" w:rsidP="00E5273B">
      <w:pPr>
        <w:tabs>
          <w:tab w:val="left" w:pos="1092"/>
        </w:tabs>
        <w:rPr>
          <w:rFonts w:ascii="Times New Roman" w:hAnsi="Times New Roman" w:cs="Times New Roman"/>
          <w:sz w:val="40"/>
          <w:szCs w:val="40"/>
        </w:rPr>
      </w:pPr>
    </w:p>
    <w:p w14:paraId="3BCF04A3" w14:textId="5A8A80C0" w:rsidR="00DA6DB0" w:rsidRPr="00D76476" w:rsidRDefault="00DA6DB0" w:rsidP="00E5273B">
      <w:pPr>
        <w:tabs>
          <w:tab w:val="left" w:pos="1092"/>
        </w:tabs>
        <w:rPr>
          <w:rFonts w:ascii="Times New Roman" w:hAnsi="Times New Roman" w:cs="Times New Roman"/>
          <w:sz w:val="40"/>
          <w:szCs w:val="40"/>
        </w:rPr>
      </w:pPr>
      <w:r w:rsidRPr="00DA6DB0">
        <w:rPr>
          <w:rFonts w:ascii="Times New Roman" w:hAnsi="Times New Roman" w:cs="Times New Roman"/>
          <w:sz w:val="40"/>
          <w:szCs w:val="40"/>
          <w:highlight w:val="yellow"/>
        </w:rPr>
        <w:t>Git</w:t>
      </w:r>
      <w:r w:rsidR="00A97227">
        <w:rPr>
          <w:rFonts w:ascii="Times New Roman" w:hAnsi="Times New Roman" w:cs="Times New Roman"/>
          <w:sz w:val="40"/>
          <w:szCs w:val="40"/>
          <w:highlight w:val="yellow"/>
        </w:rPr>
        <w:t>H</w:t>
      </w:r>
      <w:r w:rsidRPr="00DA6DB0">
        <w:rPr>
          <w:rFonts w:ascii="Times New Roman" w:hAnsi="Times New Roman" w:cs="Times New Roman"/>
          <w:sz w:val="40"/>
          <w:szCs w:val="40"/>
          <w:highlight w:val="yellow"/>
        </w:rPr>
        <w:t xml:space="preserve">ub Repository </w:t>
      </w:r>
      <w:proofErr w:type="gramStart"/>
      <w:r w:rsidRPr="00DA6DB0">
        <w:rPr>
          <w:rFonts w:ascii="Times New Roman" w:hAnsi="Times New Roman" w:cs="Times New Roman"/>
          <w:sz w:val="40"/>
          <w:szCs w:val="40"/>
          <w:highlight w:val="yellow"/>
        </w:rPr>
        <w:t>Link</w:t>
      </w:r>
      <w:r>
        <w:rPr>
          <w:rFonts w:ascii="Times New Roman" w:hAnsi="Times New Roman" w:cs="Times New Roman"/>
          <w:sz w:val="40"/>
          <w:szCs w:val="40"/>
        </w:rPr>
        <w:t xml:space="preserve"> :</w:t>
      </w:r>
      <w:proofErr w:type="gramEnd"/>
      <w:r>
        <w:rPr>
          <w:rFonts w:ascii="Times New Roman" w:hAnsi="Times New Roman" w:cs="Times New Roman"/>
          <w:sz w:val="40"/>
          <w:szCs w:val="40"/>
        </w:rPr>
        <w:t xml:space="preserve"> </w:t>
      </w:r>
      <w:r w:rsidR="00A97227" w:rsidRPr="00A97227">
        <w:rPr>
          <w:rFonts w:ascii="Times New Roman" w:hAnsi="Times New Roman" w:cs="Times New Roman"/>
          <w:sz w:val="40"/>
          <w:szCs w:val="40"/>
        </w:rPr>
        <w:t>https://github.com/vaishikaTA/Secure_Mobile_Web_Based_Voting_System</w:t>
      </w:r>
    </w:p>
    <w:sectPr w:rsidR="00DA6DB0" w:rsidRPr="00D764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2AFC6" w14:textId="77777777" w:rsidR="003D5CE4" w:rsidRDefault="003D5CE4" w:rsidP="00E5273B">
      <w:pPr>
        <w:spacing w:after="0" w:line="240" w:lineRule="auto"/>
      </w:pPr>
      <w:r>
        <w:separator/>
      </w:r>
    </w:p>
  </w:endnote>
  <w:endnote w:type="continuationSeparator" w:id="0">
    <w:p w14:paraId="6C798B9D" w14:textId="77777777" w:rsidR="003D5CE4" w:rsidRDefault="003D5CE4" w:rsidP="00E5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itannic Bold">
    <w:altName w:val="Calibri"/>
    <w:panose1 w:val="020B0903060703020204"/>
    <w:charset w:val="00"/>
    <w:family w:val="swiss"/>
    <w:pitch w:val="variable"/>
    <w:sig w:usb0="00000003" w:usb1="00000000" w:usb2="00000000" w:usb3="00000000" w:csb0="00000001" w:csb1="00000000"/>
  </w:font>
  <w:font w:name="Algerian">
    <w:altName w:val="Calibri"/>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gency FB">
    <w:altName w:val="Calibri"/>
    <w:panose1 w:val="020B0503020202020204"/>
    <w:charset w:val="00"/>
    <w:family w:val="swiss"/>
    <w:pitch w:val="variable"/>
    <w:sig w:usb0="00000003" w:usb1="00000000" w:usb2="00000000" w:usb3="00000000" w:csb0="00000001" w:csb1="00000000"/>
  </w:font>
  <w:font w:name="Aparajita">
    <w:panose1 w:val="02020603050405020304"/>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BF741" w14:textId="77777777" w:rsidR="003D5CE4" w:rsidRDefault="003D5CE4" w:rsidP="00E5273B">
      <w:pPr>
        <w:spacing w:after="0" w:line="240" w:lineRule="auto"/>
      </w:pPr>
      <w:r>
        <w:separator/>
      </w:r>
    </w:p>
  </w:footnote>
  <w:footnote w:type="continuationSeparator" w:id="0">
    <w:p w14:paraId="109D18C6" w14:textId="77777777" w:rsidR="003D5CE4" w:rsidRDefault="003D5CE4" w:rsidP="00E52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168D"/>
    <w:multiLevelType w:val="multilevel"/>
    <w:tmpl w:val="8AA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734C5"/>
    <w:multiLevelType w:val="multilevel"/>
    <w:tmpl w:val="40AEB396"/>
    <w:lvl w:ilvl="0">
      <w:start w:val="1"/>
      <w:numFmt w:val="decimal"/>
      <w:lvlText w:val="%1"/>
      <w:lvlJc w:val="left"/>
      <w:pPr>
        <w:ind w:left="396" w:hanging="396"/>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1C3F5198"/>
    <w:multiLevelType w:val="multilevel"/>
    <w:tmpl w:val="F81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F7106"/>
    <w:multiLevelType w:val="multilevel"/>
    <w:tmpl w:val="6A5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F3CC3"/>
    <w:multiLevelType w:val="multilevel"/>
    <w:tmpl w:val="ABE4DCCE"/>
    <w:lvl w:ilvl="0">
      <w:start w:val="1"/>
      <w:numFmt w:val="decimal"/>
      <w:lvlText w:val="%1"/>
      <w:lvlJc w:val="left"/>
      <w:pPr>
        <w:ind w:left="396" w:hanging="396"/>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B931396"/>
    <w:multiLevelType w:val="multilevel"/>
    <w:tmpl w:val="3ACE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C213A"/>
    <w:multiLevelType w:val="multilevel"/>
    <w:tmpl w:val="D08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E306B"/>
    <w:multiLevelType w:val="multilevel"/>
    <w:tmpl w:val="8BAE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C65AE"/>
    <w:multiLevelType w:val="multilevel"/>
    <w:tmpl w:val="3922583E"/>
    <w:lvl w:ilvl="0">
      <w:start w:val="1"/>
      <w:numFmt w:val="decimal"/>
      <w:lvlText w:val="%1"/>
      <w:lvlJc w:val="left"/>
      <w:pPr>
        <w:ind w:left="396" w:hanging="396"/>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7334490"/>
    <w:multiLevelType w:val="multilevel"/>
    <w:tmpl w:val="6328764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139806467">
    <w:abstractNumId w:val="9"/>
  </w:num>
  <w:num w:numId="2" w16cid:durableId="2069257594">
    <w:abstractNumId w:val="7"/>
  </w:num>
  <w:num w:numId="3" w16cid:durableId="2090731482">
    <w:abstractNumId w:val="5"/>
  </w:num>
  <w:num w:numId="4" w16cid:durableId="1164782284">
    <w:abstractNumId w:val="6"/>
  </w:num>
  <w:num w:numId="5" w16cid:durableId="887382029">
    <w:abstractNumId w:val="3"/>
  </w:num>
  <w:num w:numId="6" w16cid:durableId="1386953885">
    <w:abstractNumId w:val="2"/>
  </w:num>
  <w:num w:numId="7" w16cid:durableId="791173870">
    <w:abstractNumId w:val="0"/>
  </w:num>
  <w:num w:numId="8" w16cid:durableId="1372224073">
    <w:abstractNumId w:val="8"/>
  </w:num>
  <w:num w:numId="9" w16cid:durableId="699865005">
    <w:abstractNumId w:val="4"/>
  </w:num>
  <w:num w:numId="10" w16cid:durableId="453214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17"/>
    <w:rsid w:val="000A35DE"/>
    <w:rsid w:val="000C7004"/>
    <w:rsid w:val="0010341A"/>
    <w:rsid w:val="001257EB"/>
    <w:rsid w:val="00170E4B"/>
    <w:rsid w:val="001A6159"/>
    <w:rsid w:val="002056C8"/>
    <w:rsid w:val="00252ACA"/>
    <w:rsid w:val="002632DB"/>
    <w:rsid w:val="0026346A"/>
    <w:rsid w:val="002B3EAF"/>
    <w:rsid w:val="002C4053"/>
    <w:rsid w:val="00310DA8"/>
    <w:rsid w:val="00345537"/>
    <w:rsid w:val="003C559F"/>
    <w:rsid w:val="003D1A2A"/>
    <w:rsid w:val="003D5CE4"/>
    <w:rsid w:val="003E1F3D"/>
    <w:rsid w:val="00461B90"/>
    <w:rsid w:val="00477405"/>
    <w:rsid w:val="004F3C24"/>
    <w:rsid w:val="00532F19"/>
    <w:rsid w:val="005A084A"/>
    <w:rsid w:val="005A4FDC"/>
    <w:rsid w:val="005A7F51"/>
    <w:rsid w:val="005D54B8"/>
    <w:rsid w:val="006160EB"/>
    <w:rsid w:val="0067521E"/>
    <w:rsid w:val="00690D05"/>
    <w:rsid w:val="006B29E9"/>
    <w:rsid w:val="006E0AC7"/>
    <w:rsid w:val="00731BF0"/>
    <w:rsid w:val="0078446E"/>
    <w:rsid w:val="007A2713"/>
    <w:rsid w:val="007F0BA9"/>
    <w:rsid w:val="00837C74"/>
    <w:rsid w:val="00901C38"/>
    <w:rsid w:val="009136C8"/>
    <w:rsid w:val="009444D6"/>
    <w:rsid w:val="00A22B17"/>
    <w:rsid w:val="00A26C9E"/>
    <w:rsid w:val="00A5072E"/>
    <w:rsid w:val="00A97227"/>
    <w:rsid w:val="00AA4C90"/>
    <w:rsid w:val="00B76B3F"/>
    <w:rsid w:val="00B81D6B"/>
    <w:rsid w:val="00BE4A62"/>
    <w:rsid w:val="00BE6E10"/>
    <w:rsid w:val="00C0672A"/>
    <w:rsid w:val="00C076BE"/>
    <w:rsid w:val="00C3616E"/>
    <w:rsid w:val="00C56DA0"/>
    <w:rsid w:val="00CE5B29"/>
    <w:rsid w:val="00CE6585"/>
    <w:rsid w:val="00CF380D"/>
    <w:rsid w:val="00D14457"/>
    <w:rsid w:val="00D53FBF"/>
    <w:rsid w:val="00D61BA2"/>
    <w:rsid w:val="00D64990"/>
    <w:rsid w:val="00D76476"/>
    <w:rsid w:val="00DA6DB0"/>
    <w:rsid w:val="00E14B9F"/>
    <w:rsid w:val="00E5273B"/>
    <w:rsid w:val="00E649B8"/>
    <w:rsid w:val="00E66FC3"/>
    <w:rsid w:val="00F24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AD5D"/>
  <w15:chartTrackingRefBased/>
  <w15:docId w15:val="{BB870BA7-F1E4-4C7E-BEF4-80C486B79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B17"/>
  </w:style>
  <w:style w:type="paragraph" w:styleId="Heading1">
    <w:name w:val="heading 1"/>
    <w:basedOn w:val="Normal"/>
    <w:next w:val="Normal"/>
    <w:link w:val="Heading1Char"/>
    <w:uiPriority w:val="9"/>
    <w:qFormat/>
    <w:rsid w:val="00A22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B17"/>
    <w:rPr>
      <w:rFonts w:eastAsiaTheme="majorEastAsia" w:cstheme="majorBidi"/>
      <w:color w:val="272727" w:themeColor="text1" w:themeTint="D8"/>
    </w:rPr>
  </w:style>
  <w:style w:type="paragraph" w:styleId="Title">
    <w:name w:val="Title"/>
    <w:basedOn w:val="Normal"/>
    <w:next w:val="Normal"/>
    <w:link w:val="TitleChar"/>
    <w:uiPriority w:val="10"/>
    <w:qFormat/>
    <w:rsid w:val="00A22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B17"/>
    <w:pPr>
      <w:spacing w:before="160"/>
      <w:jc w:val="center"/>
    </w:pPr>
    <w:rPr>
      <w:i/>
      <w:iCs/>
      <w:color w:val="404040" w:themeColor="text1" w:themeTint="BF"/>
    </w:rPr>
  </w:style>
  <w:style w:type="character" w:customStyle="1" w:styleId="QuoteChar">
    <w:name w:val="Quote Char"/>
    <w:basedOn w:val="DefaultParagraphFont"/>
    <w:link w:val="Quote"/>
    <w:uiPriority w:val="29"/>
    <w:rsid w:val="00A22B17"/>
    <w:rPr>
      <w:i/>
      <w:iCs/>
      <w:color w:val="404040" w:themeColor="text1" w:themeTint="BF"/>
    </w:rPr>
  </w:style>
  <w:style w:type="paragraph" w:styleId="ListParagraph">
    <w:name w:val="List Paragraph"/>
    <w:basedOn w:val="Normal"/>
    <w:uiPriority w:val="34"/>
    <w:qFormat/>
    <w:rsid w:val="00A22B17"/>
    <w:pPr>
      <w:ind w:left="720"/>
      <w:contextualSpacing/>
    </w:pPr>
  </w:style>
  <w:style w:type="character" w:styleId="IntenseEmphasis">
    <w:name w:val="Intense Emphasis"/>
    <w:basedOn w:val="DefaultParagraphFont"/>
    <w:uiPriority w:val="21"/>
    <w:qFormat/>
    <w:rsid w:val="00A22B17"/>
    <w:rPr>
      <w:i/>
      <w:iCs/>
      <w:color w:val="0F4761" w:themeColor="accent1" w:themeShade="BF"/>
    </w:rPr>
  </w:style>
  <w:style w:type="paragraph" w:styleId="IntenseQuote">
    <w:name w:val="Intense Quote"/>
    <w:basedOn w:val="Normal"/>
    <w:next w:val="Normal"/>
    <w:link w:val="IntenseQuoteChar"/>
    <w:uiPriority w:val="30"/>
    <w:qFormat/>
    <w:rsid w:val="00A22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B17"/>
    <w:rPr>
      <w:i/>
      <w:iCs/>
      <w:color w:val="0F4761" w:themeColor="accent1" w:themeShade="BF"/>
    </w:rPr>
  </w:style>
  <w:style w:type="character" w:styleId="IntenseReference">
    <w:name w:val="Intense Reference"/>
    <w:basedOn w:val="DefaultParagraphFont"/>
    <w:uiPriority w:val="32"/>
    <w:qFormat/>
    <w:rsid w:val="00A22B17"/>
    <w:rPr>
      <w:b/>
      <w:bCs/>
      <w:smallCaps/>
      <w:color w:val="0F4761" w:themeColor="accent1" w:themeShade="BF"/>
      <w:spacing w:val="5"/>
    </w:rPr>
  </w:style>
  <w:style w:type="paragraph" w:styleId="Header">
    <w:name w:val="header"/>
    <w:basedOn w:val="Normal"/>
    <w:link w:val="HeaderChar"/>
    <w:uiPriority w:val="99"/>
    <w:unhideWhenUsed/>
    <w:rsid w:val="00E5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73B"/>
  </w:style>
  <w:style w:type="paragraph" w:styleId="Footer">
    <w:name w:val="footer"/>
    <w:basedOn w:val="Normal"/>
    <w:link w:val="FooterChar"/>
    <w:uiPriority w:val="99"/>
    <w:unhideWhenUsed/>
    <w:rsid w:val="00E5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979E-BB0F-4D09-A8CC-9CE3CDE15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14</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Vaishika Richard</dc:creator>
  <cp:keywords/>
  <dc:description/>
  <cp:lastModifiedBy>Vaishika Richard</cp:lastModifiedBy>
  <cp:revision>46</cp:revision>
  <dcterms:created xsi:type="dcterms:W3CDTF">2026-09-13T15:40:00Z</dcterms:created>
  <dcterms:modified xsi:type="dcterms:W3CDTF">2026-09-15T07:46:00Z</dcterms:modified>
</cp:coreProperties>
</file>